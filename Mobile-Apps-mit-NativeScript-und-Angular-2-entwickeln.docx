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24F" w:rsidRPr="00D56618" w:rsidRDefault="003359A4" w:rsidP="0045379A">
      <w:pPr>
        <w:pStyle w:val="headline1"/>
      </w:pPr>
      <w:r w:rsidRPr="00D56618">
        <w:t>Das Beste aus allen Welten</w:t>
      </w:r>
    </w:p>
    <w:p w:rsidR="0033380C" w:rsidRPr="00D56618" w:rsidRDefault="003359A4" w:rsidP="00EA5561">
      <w:pPr>
        <w:pStyle w:val="einleitung"/>
      </w:pPr>
      <w:r w:rsidRPr="00D56618">
        <w:t xml:space="preserve">Die Entwicklung mobiler Anwendungen steht in einem starken Spannungsfeld. Die </w:t>
      </w:r>
      <w:r w:rsidR="00D9618A">
        <w:t xml:space="preserve">Anforderungen </w:t>
      </w:r>
      <w:r w:rsidRPr="00D56618">
        <w:t xml:space="preserve">an moderne Apps sind unter anderem eine ansprechende Ästhetik, ein </w:t>
      </w:r>
      <w:r w:rsidR="00D9618A">
        <w:t>plattform</w:t>
      </w:r>
      <w:r w:rsidRPr="00D56618">
        <w:t xml:space="preserve">spezifisches </w:t>
      </w:r>
      <w:r w:rsidR="00BD07A2" w:rsidRPr="00BD07A2">
        <w:t xml:space="preserve">Nutzererlebnis </w:t>
      </w:r>
      <w:r w:rsidRPr="00D56618">
        <w:t>und natürlic</w:t>
      </w:r>
      <w:r w:rsidR="002F57D0">
        <w:t xml:space="preserve">h bestmögliche Performance. </w:t>
      </w:r>
      <w:r w:rsidR="00D9618A">
        <w:t>Normalerweise</w:t>
      </w:r>
      <w:r w:rsidR="002F57D0">
        <w:t xml:space="preserve"> </w:t>
      </w:r>
      <w:r w:rsidR="00D9618A">
        <w:t>werden hierzu</w:t>
      </w:r>
      <w:r w:rsidR="00BD07A2">
        <w:t xml:space="preserve"> </w:t>
      </w:r>
      <w:r w:rsidR="00D9618A">
        <w:t xml:space="preserve">eigenständige </w:t>
      </w:r>
      <w:r w:rsidRPr="00D56618">
        <w:t>App</w:t>
      </w:r>
      <w:r w:rsidR="00BD07A2">
        <w:t>s</w:t>
      </w:r>
      <w:r w:rsidRPr="00D56618">
        <w:t xml:space="preserve"> </w:t>
      </w:r>
      <w:r w:rsidR="002F57D0">
        <w:t xml:space="preserve">für die </w:t>
      </w:r>
      <w:r w:rsidR="00CA019F">
        <w:t>beiden großen</w:t>
      </w:r>
      <w:r w:rsidR="00780316">
        <w:t xml:space="preserve"> mobilen</w:t>
      </w:r>
      <w:r w:rsidR="002F57D0">
        <w:t xml:space="preserve"> Betriebssysteme</w:t>
      </w:r>
      <w:r w:rsidR="00D9618A">
        <w:t xml:space="preserve"> erstellt</w:t>
      </w:r>
      <w:r w:rsidRPr="00D56618">
        <w:t xml:space="preserve">. </w:t>
      </w:r>
      <w:r w:rsidR="00BD07A2">
        <w:t>Doch</w:t>
      </w:r>
      <w:r w:rsidRPr="00D56618">
        <w:t xml:space="preserve"> </w:t>
      </w:r>
      <w:r w:rsidR="00BD07A2" w:rsidRPr="00D56618">
        <w:t>parallele</w:t>
      </w:r>
      <w:r w:rsidRPr="00D56618">
        <w:t xml:space="preserve"> Entwicklungen </w:t>
      </w:r>
      <w:r w:rsidR="002F57D0">
        <w:t xml:space="preserve">erzeugen </w:t>
      </w:r>
      <w:r w:rsidR="00BD07A2">
        <w:t>gleichzeitig erhöhte</w:t>
      </w:r>
      <w:r w:rsidR="002F57D0">
        <w:t xml:space="preserve"> Kosten</w:t>
      </w:r>
      <w:r w:rsidR="00BD07A2">
        <w:t>.</w:t>
      </w:r>
      <w:r w:rsidRPr="00D56618">
        <w:t xml:space="preserve"> </w:t>
      </w:r>
      <w:r w:rsidR="009E27A4">
        <w:t>Eine Antwort darauf sind h</w:t>
      </w:r>
      <w:r w:rsidRPr="00D56618">
        <w:t>ybride Apps</w:t>
      </w:r>
      <w:r w:rsidR="009E27A4">
        <w:t xml:space="preserve"> auf Basis von HTML und JavaScript.</w:t>
      </w:r>
      <w:r w:rsidRPr="00D56618">
        <w:t xml:space="preserve"> Doch</w:t>
      </w:r>
      <w:r w:rsidR="00B123CD">
        <w:t xml:space="preserve"> leider sind </w:t>
      </w:r>
      <w:r w:rsidR="009E27A4">
        <w:t xml:space="preserve">durch die verwendeten Technologien </w:t>
      </w:r>
      <w:r w:rsidR="00D966B4">
        <w:t>Beschränkungen</w:t>
      </w:r>
      <w:r w:rsidR="00D966B4" w:rsidRPr="00D56618">
        <w:t xml:space="preserve"> </w:t>
      </w:r>
      <w:r w:rsidR="009E27A4">
        <w:t>schwer zu vermeiden</w:t>
      </w:r>
      <w:r w:rsidRPr="00D56618">
        <w:t xml:space="preserve">. Das Open-Source Framework NativeScript von Telerik schickt sich an, die letzten </w:t>
      </w:r>
      <w:r w:rsidR="009E27A4">
        <w:t xml:space="preserve">vorhandenen </w:t>
      </w:r>
      <w:r w:rsidRPr="00D56618">
        <w:t xml:space="preserve">Grenzen einzureißen: echte native Apps </w:t>
      </w:r>
      <w:r w:rsidR="00270189">
        <w:t>auf Basis von</w:t>
      </w:r>
      <w:r w:rsidRPr="00D56618">
        <w:t xml:space="preserve"> JavaScript.</w:t>
      </w:r>
    </w:p>
    <w:p w:rsidR="00CD7F98" w:rsidRPr="00D56618" w:rsidRDefault="00CD7F98" w:rsidP="001B7499">
      <w:pPr>
        <w:pStyle w:val="headline2"/>
        <w:sectPr w:rsidR="00CD7F98" w:rsidRPr="00D56618" w:rsidSect="00941748">
          <w:headerReference w:type="first" r:id="rId9"/>
          <w:pgSz w:w="11906" w:h="16838" w:code="9"/>
          <w:pgMar w:top="1134" w:right="851" w:bottom="680" w:left="851" w:header="709" w:footer="709" w:gutter="0"/>
          <w:cols w:space="708"/>
          <w:titlePg/>
          <w:docGrid w:linePitch="360"/>
        </w:sectPr>
      </w:pPr>
    </w:p>
    <w:p w:rsidR="00D0411E" w:rsidRPr="00D56618" w:rsidRDefault="003359A4" w:rsidP="0079388E">
      <w:pPr>
        <w:pStyle w:val="text"/>
      </w:pPr>
      <w:r w:rsidRPr="00D56618">
        <w:lastRenderedPageBreak/>
        <w:t xml:space="preserve">Durch </w:t>
      </w:r>
      <w:r w:rsidR="00E8552B" w:rsidRPr="00D56618">
        <w:t xml:space="preserve">NativeScript </w:t>
      </w:r>
      <w:r w:rsidRPr="00D56618">
        <w:t xml:space="preserve">ist es möglich, </w:t>
      </w:r>
      <w:r w:rsidR="00305544">
        <w:t xml:space="preserve">direkt </w:t>
      </w:r>
      <w:r w:rsidRPr="00D56618">
        <w:t xml:space="preserve">mit JavaScript </w:t>
      </w:r>
      <w:r w:rsidR="00E8552B" w:rsidRPr="00D56618">
        <w:t>App</w:t>
      </w:r>
      <w:r w:rsidR="00FE31D9" w:rsidRPr="00D56618">
        <w:t>s</w:t>
      </w:r>
      <w:r w:rsidR="00305544">
        <w:t xml:space="preserve"> zu entwickeln. Diese Apps sind nicht mehr von </w:t>
      </w:r>
      <w:r w:rsidR="00E13BD1">
        <w:t xml:space="preserve">Lösungen </w:t>
      </w:r>
      <w:r w:rsidR="00305544">
        <w:t xml:space="preserve">unterscheidbar, welche </w:t>
      </w:r>
      <w:r w:rsidR="00E13BD1">
        <w:t>klassisch</w:t>
      </w:r>
      <w:r w:rsidRPr="00D56618">
        <w:t xml:space="preserve"> auf Basis von Objective-C </w:t>
      </w:r>
      <w:r w:rsidR="00127709" w:rsidRPr="00D56618">
        <w:t>bzw.</w:t>
      </w:r>
      <w:r w:rsidRPr="00D56618">
        <w:t xml:space="preserve"> Swift oder Java </w:t>
      </w:r>
      <w:r w:rsidR="00305544">
        <w:t>entwickelt</w:t>
      </w:r>
      <w:r w:rsidRPr="00D56618">
        <w:t xml:space="preserve"> </w:t>
      </w:r>
      <w:r w:rsidR="008836D0">
        <w:t xml:space="preserve">worden </w:t>
      </w:r>
      <w:r w:rsidRPr="00D56618">
        <w:t xml:space="preserve">sind. </w:t>
      </w:r>
      <w:r w:rsidR="000F4853">
        <w:t>Sie</w:t>
      </w:r>
      <w:r w:rsidRPr="00D56618">
        <w:t xml:space="preserve"> </w:t>
      </w:r>
      <w:r w:rsidR="00D7378A" w:rsidRPr="00D56618">
        <w:t>verfügen über</w:t>
      </w:r>
      <w:r w:rsidRPr="00D56618">
        <w:t xml:space="preserve"> </w:t>
      </w:r>
      <w:r w:rsidR="000F4853">
        <w:t xml:space="preserve">eine </w:t>
      </w:r>
      <w:r w:rsidR="00373A1B">
        <w:t>beachtliche</w:t>
      </w:r>
      <w:r w:rsidRPr="00D56618">
        <w:t xml:space="preserve"> Geschwindigkeit und verwenden die normalen Bedienelemente des jeweiligen mobilen Betriebssystems.</w:t>
      </w:r>
      <w:r w:rsidR="00B33DBE">
        <w:t xml:space="preserve"> Erfahren Sie in diesem Artikel </w:t>
      </w:r>
      <w:r w:rsidR="001707C3">
        <w:t>die wichtigsten Fakten zu NativeScript</w:t>
      </w:r>
      <w:r w:rsidR="00B33DBE">
        <w:t xml:space="preserve"> und </w:t>
      </w:r>
      <w:r w:rsidR="001707C3">
        <w:t>zu den Möglichkeiten</w:t>
      </w:r>
      <w:r w:rsidR="00B33DBE">
        <w:t xml:space="preserve">, die </w:t>
      </w:r>
      <w:r w:rsidR="008727EE">
        <w:t>sich durch die Kombination mit</w:t>
      </w:r>
      <w:r w:rsidR="00B33DBE">
        <w:t xml:space="preserve"> Googles Angular 2 </w:t>
      </w:r>
      <w:r w:rsidR="001707C3">
        <w:t>aufzeigen</w:t>
      </w:r>
      <w:r w:rsidR="00B33DBE">
        <w:t>.</w:t>
      </w:r>
    </w:p>
    <w:p w:rsidR="005E6019" w:rsidRPr="00D56618" w:rsidRDefault="00E01CE1" w:rsidP="00985E6E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2667000"/>
            <wp:effectExtent l="0" t="0" r="0" b="0"/>
            <wp:docPr id="8" name="Bild 1" descr="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11E" w:rsidRPr="00D56618">
        <w:t xml:space="preserve"> Screenshot: Zwei NativeScript-Screens unter iOS</w:t>
      </w:r>
    </w:p>
    <w:p w:rsidR="00CD7F98" w:rsidRPr="00D56618" w:rsidRDefault="0079388E" w:rsidP="00CD7F98">
      <w:pPr>
        <w:pStyle w:val="headline2"/>
      </w:pPr>
      <w:r w:rsidRPr="00D56618">
        <w:t>Was ist NativeScript?</w:t>
      </w:r>
    </w:p>
    <w:p w:rsidR="0079388E" w:rsidRPr="00D56618" w:rsidRDefault="0079388E" w:rsidP="0079388E">
      <w:pPr>
        <w:pStyle w:val="text"/>
      </w:pPr>
      <w:r w:rsidRPr="00D56618">
        <w:t xml:space="preserve">NativeScript </w:t>
      </w:r>
      <w:r w:rsidR="00BE6555" w:rsidRPr="00D56618">
        <w:t>[</w:t>
      </w:r>
      <w:r w:rsidR="00BE6555" w:rsidRPr="00D56618">
        <w:rPr>
          <w:rStyle w:val="Hyperlink"/>
        </w:rPr>
        <w:t>https://goo.gl/LfT97E</w:t>
      </w:r>
      <w:r w:rsidR="00BE6555" w:rsidRPr="00D56618">
        <w:t xml:space="preserve">] </w:t>
      </w:r>
      <w:r w:rsidRPr="00D56618">
        <w:t xml:space="preserve">ist ein Open-Source Framework zur Entwicklung von mobilen Apps. Neben der Programmiersprache JavaScript wird auch </w:t>
      </w:r>
      <w:r w:rsidR="0040311E">
        <w:t>die JavaScript-</w:t>
      </w:r>
      <w:r w:rsidR="0040311E" w:rsidRPr="0040311E">
        <w:t xml:space="preserve"> Obermenge </w:t>
      </w:r>
      <w:r w:rsidRPr="00D56618">
        <w:t xml:space="preserve">TypeScript direkt unterstützt. Aktuell stehen als Zielplattform sowohl Android als auch iOS zur Verfügung. Seit der der jüngsten Version 1.7 (März 2016) ist auch </w:t>
      </w:r>
      <w:r w:rsidR="00C74ED3">
        <w:t xml:space="preserve">ein </w:t>
      </w:r>
      <w:r w:rsidRPr="00D56618">
        <w:t xml:space="preserve">Support für </w:t>
      </w:r>
      <w:r w:rsidR="00613AE9" w:rsidRPr="00613AE9">
        <w:lastRenderedPageBreak/>
        <w:t xml:space="preserve">universelle Windows-Plattform-Apps </w:t>
      </w:r>
      <w:r w:rsidR="00613AE9">
        <w:t xml:space="preserve">(UWP) </w:t>
      </w:r>
      <w:r w:rsidR="00F027D2">
        <w:t xml:space="preserve">hinzugekommen. Jene </w:t>
      </w:r>
      <w:r w:rsidRPr="00D56618">
        <w:t>universelle</w:t>
      </w:r>
      <w:r w:rsidR="00A9747B">
        <w:t>n</w:t>
      </w:r>
      <w:r w:rsidRPr="00D56618">
        <w:t xml:space="preserve"> Apps </w:t>
      </w:r>
      <w:r w:rsidR="00F027D2">
        <w:t>sind</w:t>
      </w:r>
      <w:r w:rsidR="00A9747B">
        <w:t xml:space="preserve"> auf</w:t>
      </w:r>
      <w:r w:rsidRPr="00D56618">
        <w:t xml:space="preserve"> Windows Phone 10 und Windows 10</w:t>
      </w:r>
      <w:r w:rsidR="00A9747B">
        <w:t xml:space="preserve"> </w:t>
      </w:r>
      <w:r w:rsidR="00F027D2">
        <w:t>ausführbar</w:t>
      </w:r>
      <w:r w:rsidRPr="00D56618">
        <w:t>. Telerik klassifiziert die neueste Zielplattform aber noch als "</w:t>
      </w:r>
      <w:r w:rsidR="00F027D2" w:rsidRPr="00F027D2">
        <w:t>proof of concept</w:t>
      </w:r>
      <w:r w:rsidRPr="00D56618">
        <w:t xml:space="preserve">". </w:t>
      </w:r>
      <w:r w:rsidR="00F027D2">
        <w:t xml:space="preserve">Zum aktuellen Zeitpunkt sind nur NativeScript-Apps für Android und iOS reif für </w:t>
      </w:r>
      <w:r w:rsidR="00E06B7F">
        <w:t>den produktiven Einsatz</w:t>
      </w:r>
      <w:r w:rsidRPr="00D56618">
        <w:t>.</w:t>
      </w:r>
    </w:p>
    <w:p w:rsidR="0079388E" w:rsidRPr="00D56618" w:rsidRDefault="0079388E" w:rsidP="009C7A8E">
      <w:pPr>
        <w:pStyle w:val="text"/>
        <w:tabs>
          <w:tab w:val="left" w:pos="3544"/>
        </w:tabs>
      </w:pPr>
      <w:r w:rsidRPr="00D56618">
        <w:t>Auf den ersten</w:t>
      </w:r>
      <w:r w:rsidR="009C7A8E">
        <w:t xml:space="preserve"> flüchtigen</w:t>
      </w:r>
      <w:r w:rsidRPr="00D56618">
        <w:t xml:space="preserve"> Blick </w:t>
      </w:r>
      <w:r w:rsidR="009C7A8E">
        <w:t>scheint das</w:t>
      </w:r>
      <w:r w:rsidRPr="00D56618">
        <w:t xml:space="preserve"> </w:t>
      </w:r>
      <w:r w:rsidR="009C7A8E">
        <w:t>Framework eine weitere Variante des hybriden Ansatzes zu sein</w:t>
      </w:r>
      <w:r w:rsidRPr="00D56618">
        <w:t xml:space="preserve">. Als </w:t>
      </w:r>
      <w:r w:rsidR="002C37AB" w:rsidRPr="00D56618">
        <w:t xml:space="preserve">bekanntestes </w:t>
      </w:r>
      <w:r w:rsidR="002C37AB">
        <w:t>hybrides</w:t>
      </w:r>
      <w:r w:rsidR="00D951BA">
        <w:t xml:space="preserve"> </w:t>
      </w:r>
      <w:r w:rsidRPr="00D56618">
        <w:t>Framework ist hier Apache Cordova (ehemals PhoneGap genannt) zu nennen</w:t>
      </w:r>
      <w:r w:rsidR="00BE6555" w:rsidRPr="00D56618">
        <w:t xml:space="preserve"> [</w:t>
      </w:r>
      <w:r w:rsidR="00BE6555" w:rsidRPr="00D56618">
        <w:rPr>
          <w:rStyle w:val="Hyperlink"/>
        </w:rPr>
        <w:t>https://goo.gl/QsTNul</w:t>
      </w:r>
      <w:r w:rsidR="00BE6555" w:rsidRPr="00D56618">
        <w:t>]</w:t>
      </w:r>
      <w:r w:rsidRPr="00D56618">
        <w:t>, welches den Einsatz von HTML und JavaScript</w:t>
      </w:r>
      <w:r w:rsidR="0086645F">
        <w:t xml:space="preserve"> zur App-Entwicklung</w:t>
      </w:r>
      <w:r w:rsidRPr="00D56618">
        <w:t xml:space="preserve"> salonfähig gemacht hat. Cordova lässt Web</w:t>
      </w:r>
      <w:r w:rsidR="002E686E">
        <w:softHyphen/>
      </w:r>
      <w:r w:rsidRPr="00D56618">
        <w:t xml:space="preserve">anwendungen in einem Browser laufen und ermöglicht über Schnittstellen </w:t>
      </w:r>
      <w:r w:rsidR="002E686E">
        <w:t xml:space="preserve">ebenso </w:t>
      </w:r>
      <w:r w:rsidRPr="00D56618">
        <w:t xml:space="preserve">den Zugriff auf </w:t>
      </w:r>
      <w:r w:rsidR="000F0592">
        <w:t xml:space="preserve">native </w:t>
      </w:r>
      <w:r w:rsidR="00CF3F42">
        <w:t>Funktionen</w:t>
      </w:r>
      <w:r w:rsidRPr="00D56618">
        <w:t xml:space="preserve">. Sofern </w:t>
      </w:r>
      <w:r w:rsidR="00B44C5A" w:rsidRPr="00D56618">
        <w:t>Sie</w:t>
      </w:r>
      <w:r w:rsidRPr="00D56618">
        <w:t xml:space="preserve"> mit dem SPA-Framework AngularJS vertraut </w:t>
      </w:r>
      <w:r w:rsidR="00B44C5A" w:rsidRPr="00D56618">
        <w:t>sind</w:t>
      </w:r>
      <w:r w:rsidRPr="00D56618">
        <w:t xml:space="preserve">, steht </w:t>
      </w:r>
      <w:r w:rsidR="00B44C5A" w:rsidRPr="00D56618">
        <w:t>Ihnen</w:t>
      </w:r>
      <w:r w:rsidRPr="00D56618">
        <w:t xml:space="preserve"> </w:t>
      </w:r>
      <w:r w:rsidR="000A1262">
        <w:t>z</w:t>
      </w:r>
      <w:r w:rsidR="00C74ED3">
        <w:t>.</w:t>
      </w:r>
      <w:r w:rsidR="000A1262">
        <w:t>B. durch</w:t>
      </w:r>
      <w:r w:rsidRPr="00D56618">
        <w:t xml:space="preserve"> Einsatz des Ionic</w:t>
      </w:r>
      <w:r w:rsidR="00D33117">
        <w:t>-</w:t>
      </w:r>
      <w:r w:rsidRPr="00D56618">
        <w:t xml:space="preserve">Frameworks eine populäre und </w:t>
      </w:r>
      <w:r w:rsidR="004B3691">
        <w:t>weit verbreitete</w:t>
      </w:r>
      <w:r w:rsidRPr="00D56618">
        <w:t xml:space="preserve"> Lösung zur Verfügung. Durch den Einsatz von </w:t>
      </w:r>
      <w:r w:rsidR="00FF4180">
        <w:t>vorbereiteten</w:t>
      </w:r>
      <w:r w:rsidR="008D4488">
        <w:t xml:space="preserve"> </w:t>
      </w:r>
      <w:r w:rsidRPr="00D56618">
        <w:t xml:space="preserve">Themes und </w:t>
      </w:r>
      <w:r w:rsidR="00294F1F">
        <w:t xml:space="preserve">eigenem </w:t>
      </w:r>
      <w:r w:rsidRPr="00D56618">
        <w:t>graphischen Geschick muten die fertigen Apps anschließend wie native Anwendungen an.</w:t>
      </w:r>
      <w:r w:rsidR="009D5B52">
        <w:t xml:space="preserve"> Ein grundlegendes Problem ergibt sich </w:t>
      </w:r>
      <w:r w:rsidR="00310163">
        <w:t>jedoch prinzipiell immer</w:t>
      </w:r>
      <w:r w:rsidR="009D5B52">
        <w:t xml:space="preserve">. </w:t>
      </w:r>
      <w:r w:rsidR="002051D2">
        <w:t>Eine hybride</w:t>
      </w:r>
      <w:r w:rsidR="009D5B52">
        <w:t xml:space="preserve"> App ist und bleibt eine Website, welche nur den Anschein erweckt, dass es sich um eine native Anwendung handelt. </w:t>
      </w:r>
    </w:p>
    <w:p w:rsidR="009B1512" w:rsidRDefault="0079388E" w:rsidP="000C3C33">
      <w:pPr>
        <w:pStyle w:val="text"/>
      </w:pPr>
      <w:r w:rsidRPr="00D56618">
        <w:t>Im Gegensatz dazu reiht sich NativeScr</w:t>
      </w:r>
      <w:r w:rsidR="002C37AB">
        <w:t>ipt in eine neue Disziplin</w:t>
      </w:r>
      <w:r w:rsidR="0078214B">
        <w:t xml:space="preserve"> ein</w:t>
      </w:r>
      <w:r w:rsidR="002C37AB">
        <w:t xml:space="preserve">. In dieser Disziplin geht es darum, JavaScript als </w:t>
      </w:r>
      <w:r w:rsidR="0078214B">
        <w:t>vollwertige</w:t>
      </w:r>
      <w:r w:rsidR="002C37AB">
        <w:t xml:space="preserve"> Programmiersprache für </w:t>
      </w:r>
      <w:r w:rsidR="0078214B">
        <w:t>Apps zu etablieren.</w:t>
      </w:r>
      <w:r w:rsidR="002C37AB">
        <w:t xml:space="preserve"> </w:t>
      </w:r>
      <w:r w:rsidRPr="00D56618">
        <w:t xml:space="preserve">Weitere </w:t>
      </w:r>
      <w:r w:rsidR="00912BD0" w:rsidRPr="00D56618">
        <w:t>Frameworks</w:t>
      </w:r>
      <w:r w:rsidRPr="00D56618">
        <w:t xml:space="preserve">, welche native Apps mit JavaScript ermöglichen, sind React Native </w:t>
      </w:r>
      <w:r w:rsidR="00CA4D49">
        <w:t xml:space="preserve">von Facebook </w:t>
      </w:r>
      <w:r w:rsidR="00912BD0" w:rsidRPr="00D56618">
        <w:t>und</w:t>
      </w:r>
      <w:r w:rsidRPr="00D56618">
        <w:t xml:space="preserve"> Appcelerator Titanium. Bei allen</w:t>
      </w:r>
      <w:r w:rsidR="00C55FDD" w:rsidRPr="00D56618">
        <w:t xml:space="preserve"> drei Lösungen</w:t>
      </w:r>
      <w:r w:rsidRPr="00D56618">
        <w:t xml:space="preserve"> fällt der Umweg über HTML</w:t>
      </w:r>
      <w:r w:rsidR="00BB503B">
        <w:t xml:space="preserve"> und den DOM</w:t>
      </w:r>
      <w:r w:rsidRPr="00D56618">
        <w:t xml:space="preserve"> schlicht weg. Die Frameworks ermöglichen die di</w:t>
      </w:r>
      <w:r w:rsidR="00CD6F7F">
        <w:t>rekte Verwendung von nativen UI-</w:t>
      </w:r>
      <w:r w:rsidRPr="00D56618">
        <w:t>Elementen aus der JavaScript-Umgebung heraus.</w:t>
      </w:r>
      <w:r w:rsidR="0062006D">
        <w:t xml:space="preserve"> </w:t>
      </w:r>
      <w:r w:rsidR="0078214B">
        <w:t>Bei NativeScript für Android ist diese Umgebung</w:t>
      </w:r>
      <w:r w:rsidR="0034411E">
        <w:t xml:space="preserve"> </w:t>
      </w:r>
      <w:r w:rsidR="00194C71">
        <w:t xml:space="preserve">Googles </w:t>
      </w:r>
      <w:r w:rsidR="0034411E">
        <w:t>V8</w:t>
      </w:r>
      <w:r w:rsidR="0078214B">
        <w:t>-Engine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https://goo.gl/GjcXrK</w:t>
      </w:r>
      <w:r w:rsidR="0034411E">
        <w:t>]</w:t>
      </w:r>
      <w:r w:rsidR="0078214B">
        <w:t>. U</w:t>
      </w:r>
      <w:r w:rsidR="0034411E">
        <w:t>nter iOS</w:t>
      </w:r>
      <w:r w:rsidR="00610696">
        <w:t xml:space="preserve"> </w:t>
      </w:r>
      <w:r w:rsidR="00610696">
        <w:lastRenderedPageBreak/>
        <w:t>sowie unter Windows</w:t>
      </w:r>
      <w:r w:rsidR="0034411E">
        <w:t xml:space="preserve"> </w:t>
      </w:r>
      <w:r w:rsidR="0078214B">
        <w:t>kommt</w:t>
      </w:r>
      <w:r w:rsidR="0034411E">
        <w:t xml:space="preserve"> </w:t>
      </w:r>
      <w:r w:rsidR="0034411E" w:rsidRPr="0034411E">
        <w:t>JavaScriptCore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http://goo.gl/8A5RVC</w:t>
      </w:r>
      <w:r w:rsidR="0034411E">
        <w:t>]</w:t>
      </w:r>
      <w:r w:rsidR="0078214B">
        <w:t xml:space="preserve"> zum Einsatz</w:t>
      </w:r>
      <w:r w:rsidR="0034411E">
        <w:t>.</w:t>
      </w:r>
    </w:p>
    <w:p w:rsidR="007E7A86" w:rsidRDefault="00E01CE1" w:rsidP="007E7A86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984250"/>
            <wp:effectExtent l="0" t="0" r="6350" b="6350"/>
            <wp:docPr id="7" name="Bild 2" descr="JavaScript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Script-V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A86">
        <w:t xml:space="preserve">Die verwendeten </w:t>
      </w:r>
      <w:r w:rsidR="007E7A86" w:rsidRPr="007E7A86">
        <w:t>JavaScript Virtual Machines</w:t>
      </w:r>
    </w:p>
    <w:p w:rsidR="000C3C33" w:rsidRPr="00D56618" w:rsidRDefault="000C3C33" w:rsidP="0085632F">
      <w:pPr>
        <w:pStyle w:val="tipp"/>
      </w:pPr>
      <w:r w:rsidRPr="00D56618">
        <w:t>Tipp: Sollten Sie skeptisch hinsichtlich der Performance sein, dann probieren Sie doch einfach die "Examples NativeScript" Apps im Google Play Store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https://goo.gl/aGzHvM</w:t>
      </w:r>
      <w:r w:rsidR="000F73A0" w:rsidRPr="00D56618">
        <w:t>]</w:t>
      </w:r>
      <w:r w:rsidRPr="00D56618">
        <w:t xml:space="preserve"> oder iTunes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https://goo.gl/EcF5zA</w:t>
      </w:r>
      <w:r w:rsidR="000F73A0" w:rsidRPr="00D56618">
        <w:t>]</w:t>
      </w:r>
      <w:r w:rsidRPr="00D56618">
        <w:t xml:space="preserve"> aus. Die App enthält eine Sammlung von graphischen Beispielen</w:t>
      </w:r>
      <w:r w:rsidR="007E7A86">
        <w:t>,</w:t>
      </w:r>
      <w:r w:rsidRPr="00D56618">
        <w:t xml:space="preserve"> welche die breiten Anwendungs</w:t>
      </w:r>
      <w:r w:rsidRPr="00D56618">
        <w:softHyphen/>
        <w:t>möglichkei</w:t>
      </w:r>
      <w:r w:rsidR="007E7A86">
        <w:t>ten von NativeScript demonstrieren</w:t>
      </w:r>
      <w:r w:rsidRPr="00D56618">
        <w:t>.</w:t>
      </w:r>
    </w:p>
    <w:p w:rsidR="00EB5129" w:rsidRPr="00D56618" w:rsidRDefault="009C3B96" w:rsidP="009C3B96">
      <w:pPr>
        <w:pStyle w:val="headline2"/>
      </w:pPr>
      <w:r w:rsidRPr="00D56618">
        <w:t>Warum NativeScript?</w:t>
      </w:r>
    </w:p>
    <w:p w:rsidR="000C3C33" w:rsidRPr="00D56618" w:rsidRDefault="00FC2378" w:rsidP="0079388E">
      <w:pPr>
        <w:pStyle w:val="text"/>
      </w:pPr>
      <w:r w:rsidRPr="00D56618">
        <w:t>Die technische Grundlage mag zwar spannend sein, doch im Projektalltag zählen praktische Gründe.</w:t>
      </w:r>
      <w:r w:rsidR="00A72517" w:rsidRPr="00D56618">
        <w:t xml:space="preserve"> Eine Reihe von </w:t>
      </w:r>
      <w:r w:rsidR="00DB5A6F" w:rsidRPr="00D56618">
        <w:t xml:space="preserve">Gegebenheiten </w:t>
      </w:r>
      <w:r w:rsidR="00A72517" w:rsidRPr="00D56618">
        <w:t>spricht für den Einsatz von NativeScript</w:t>
      </w:r>
      <w:r w:rsidR="003C3DD2" w:rsidRPr="00D56618">
        <w:t>.</w:t>
      </w:r>
    </w:p>
    <w:p w:rsidR="000C3C33" w:rsidRPr="00D56618" w:rsidRDefault="00FB7F68" w:rsidP="0079388E">
      <w:pPr>
        <w:pStyle w:val="text"/>
      </w:pPr>
      <w:r w:rsidRPr="00D56618">
        <w:rPr>
          <w:rStyle w:val="headline3Zchn"/>
        </w:rPr>
        <w:t>Wiederverwendung von b</w:t>
      </w:r>
      <w:r w:rsidR="008E694A" w:rsidRPr="00D56618">
        <w:rPr>
          <w:rStyle w:val="headline3Zchn"/>
        </w:rPr>
        <w:t>estehende Skills:</w:t>
      </w:r>
      <w:r w:rsidR="008E694A" w:rsidRPr="00D56618">
        <w:t xml:space="preserve"> Das </w:t>
      </w:r>
      <w:r w:rsidR="00845EDC" w:rsidRPr="00D56618">
        <w:t>E</w:t>
      </w:r>
      <w:r w:rsidR="008E694A" w:rsidRPr="00D56618">
        <w:t>rlernen einer neuen Programmiersprache</w:t>
      </w:r>
      <w:r w:rsidR="00845EDC" w:rsidRPr="00D56618">
        <w:t xml:space="preserve"> zum Zwecke der App-Entwicklung</w:t>
      </w:r>
      <w:r w:rsidR="008E694A" w:rsidRPr="00D56618">
        <w:t xml:space="preserve"> ist anstrengend und aufwändig</w:t>
      </w:r>
      <w:r w:rsidR="00283309" w:rsidRPr="00D56618">
        <w:t xml:space="preserve">. </w:t>
      </w:r>
      <w:r w:rsidR="00DB5A6F" w:rsidRPr="00D56618">
        <w:t xml:space="preserve">Der Erwerb </w:t>
      </w:r>
      <w:r w:rsidR="007B1534" w:rsidRPr="00D56618">
        <w:t>von</w:t>
      </w:r>
      <w:r w:rsidR="00FA45FE" w:rsidRPr="00D56618">
        <w:t xml:space="preserve"> Grundlagen einer Programmiersprache </w:t>
      </w:r>
      <w:r w:rsidR="00DB5A6F" w:rsidRPr="00D56618">
        <w:t>ist dabei noch das kleine</w:t>
      </w:r>
      <w:r w:rsidR="00A137AA" w:rsidRPr="00D56618">
        <w:t>re</w:t>
      </w:r>
      <w:r w:rsidR="00DB5A6F" w:rsidRPr="00D56618">
        <w:t xml:space="preserve"> Problem</w:t>
      </w:r>
      <w:r w:rsidR="00283309" w:rsidRPr="00D56618">
        <w:t xml:space="preserve">. </w:t>
      </w:r>
      <w:r w:rsidR="00DB5A6F" w:rsidRPr="00D56618">
        <w:t>Der eigentliche Aufwand liegt im Detail. Es ist</w:t>
      </w:r>
      <w:r w:rsidR="00FA45FE" w:rsidRPr="00D56618">
        <w:t xml:space="preserve"> </w:t>
      </w:r>
      <w:r w:rsidR="00217CFC" w:rsidRPr="00D56618">
        <w:t xml:space="preserve">ein </w:t>
      </w:r>
      <w:r w:rsidR="00FA45FE" w:rsidRPr="00D56618">
        <w:t xml:space="preserve">mühsamer und intensiver Prozess, bis </w:t>
      </w:r>
      <w:r w:rsidR="00DB5A6F" w:rsidRPr="00D56618">
        <w:t>ein Neueinste</w:t>
      </w:r>
      <w:r w:rsidR="00C74ED3">
        <w:t>i</w:t>
      </w:r>
      <w:r w:rsidR="00DB5A6F" w:rsidRPr="00D56618">
        <w:t>ger</w:t>
      </w:r>
      <w:r w:rsidR="00FA45FE" w:rsidRPr="00D56618">
        <w:t xml:space="preserve"> tatsächlich all</w:t>
      </w:r>
      <w:r w:rsidR="00105CA0" w:rsidRPr="00D56618">
        <w:t>e Aspekte einer Programmierwelt</w:t>
      </w:r>
      <w:r w:rsidR="00FA45FE" w:rsidRPr="00D56618">
        <w:t xml:space="preserve"> </w:t>
      </w:r>
      <w:r w:rsidR="00554E03" w:rsidRPr="00D56618">
        <w:t>kennt</w:t>
      </w:r>
      <w:r w:rsidR="00FA45FE" w:rsidRPr="00D56618">
        <w:t xml:space="preserve"> und sicher beherrsch</w:t>
      </w:r>
      <w:r w:rsidR="00283309" w:rsidRPr="00D56618">
        <w:t>en</w:t>
      </w:r>
      <w:r w:rsidR="00DB5A6F" w:rsidRPr="00D56618">
        <w:t xml:space="preserve"> kann</w:t>
      </w:r>
      <w:r w:rsidR="00FA45FE" w:rsidRPr="00D56618">
        <w:t xml:space="preserve">. </w:t>
      </w:r>
      <w:r w:rsidR="00084139" w:rsidRPr="00D56618">
        <w:t xml:space="preserve">Während dieser Einarbeitung steht </w:t>
      </w:r>
      <w:r w:rsidR="00105CA0" w:rsidRPr="00D56618">
        <w:t>der Programmierer natürlich</w:t>
      </w:r>
      <w:r w:rsidR="00084139" w:rsidRPr="00D56618">
        <w:t xml:space="preserve"> nicht </w:t>
      </w:r>
      <w:r w:rsidR="00105CA0" w:rsidRPr="00D56618">
        <w:t xml:space="preserve">mehr </w:t>
      </w:r>
      <w:r w:rsidR="00084139" w:rsidRPr="00D56618">
        <w:t>mi</w:t>
      </w:r>
      <w:r w:rsidR="00105CA0" w:rsidRPr="00D56618">
        <w:t>t</w:t>
      </w:r>
      <w:r w:rsidR="00084139" w:rsidRPr="00D56618">
        <w:t xml:space="preserve"> </w:t>
      </w:r>
      <w:r w:rsidR="00162B65" w:rsidRPr="00D56618">
        <w:t>dem</w:t>
      </w:r>
      <w:r w:rsidR="0044063E" w:rsidRPr="00D56618">
        <w:t xml:space="preserve"> gewohnten</w:t>
      </w:r>
      <w:r w:rsidR="00162B65" w:rsidRPr="00D56618">
        <w:t xml:space="preserve"> Potential und </w:t>
      </w:r>
      <w:r w:rsidR="00FA5F36" w:rsidRPr="00D56618">
        <w:t xml:space="preserve">der üblichen </w:t>
      </w:r>
      <w:r w:rsidR="00084139" w:rsidRPr="00D56618">
        <w:t>Kapazität zur Verfügung.</w:t>
      </w:r>
    </w:p>
    <w:p w:rsidR="00D5516E" w:rsidRPr="00D56618" w:rsidRDefault="00D5516E" w:rsidP="0079388E">
      <w:pPr>
        <w:pStyle w:val="text"/>
      </w:pPr>
      <w:r w:rsidRPr="00D56618">
        <w:t xml:space="preserve">Wenn </w:t>
      </w:r>
      <w:r w:rsidR="0066210E" w:rsidRPr="00D56618">
        <w:t>Sie</w:t>
      </w:r>
      <w:r w:rsidRPr="00D56618">
        <w:t xml:space="preserve"> hingegen </w:t>
      </w:r>
      <w:r w:rsidR="0005036E">
        <w:t>schon einmal</w:t>
      </w:r>
      <w:r w:rsidR="0005036E" w:rsidRPr="00D56618">
        <w:t xml:space="preserve"> </w:t>
      </w:r>
      <w:r w:rsidRPr="00D56618">
        <w:t>eine Anwendung für das Web entwickelt ha</w:t>
      </w:r>
      <w:r w:rsidR="0066210E" w:rsidRPr="00D56618">
        <w:t xml:space="preserve">ben, so sind sie </w:t>
      </w:r>
      <w:r w:rsidRPr="00D56618">
        <w:t>unweigerlich</w:t>
      </w:r>
      <w:r w:rsidR="00591780" w:rsidRPr="00D56618">
        <w:t xml:space="preserve"> mit</w:t>
      </w:r>
      <w:r w:rsidRPr="00D56618">
        <w:t xml:space="preserve"> </w:t>
      </w:r>
      <w:r w:rsidRPr="00D56618">
        <w:rPr>
          <w:b/>
        </w:rPr>
        <w:t>JavaScript</w:t>
      </w:r>
      <w:r w:rsidRPr="00D56618">
        <w:t>, ggf. sogar mit TypeScript und</w:t>
      </w:r>
      <w:r w:rsidR="00FD7CB1" w:rsidRPr="00D56618">
        <w:t xml:space="preserve"> auf jeden Fall mit</w:t>
      </w:r>
      <w:r w:rsidRPr="00D56618">
        <w:t xml:space="preserve"> </w:t>
      </w:r>
      <w:r w:rsidRPr="00D56618">
        <w:rPr>
          <w:b/>
        </w:rPr>
        <w:t>CSS</w:t>
      </w:r>
      <w:r w:rsidRPr="00D56618">
        <w:t xml:space="preserve"> in Berührung </w:t>
      </w:r>
      <w:r w:rsidR="0066210E" w:rsidRPr="00D56618">
        <w:t>gekomme</w:t>
      </w:r>
      <w:r w:rsidRPr="00D56618">
        <w:t>n.</w:t>
      </w:r>
      <w:r w:rsidR="00DC077F" w:rsidRPr="00D56618">
        <w:t xml:space="preserve"> Damit steht Ihnen bereits ein großer Teil des </w:t>
      </w:r>
      <w:r w:rsidR="005B60CA" w:rsidRPr="00D56618">
        <w:t>n</w:t>
      </w:r>
      <w:r w:rsidR="00DC077F" w:rsidRPr="00D56618">
        <w:t>otwendigen</w:t>
      </w:r>
      <w:r w:rsidR="005B60CA" w:rsidRPr="00D56618">
        <w:t xml:space="preserve"> Wissens zur Verfüg</w:t>
      </w:r>
      <w:r w:rsidR="00DC077F" w:rsidRPr="00D56618">
        <w:t>ung.</w:t>
      </w:r>
      <w:r w:rsidR="00552264" w:rsidRPr="00D56618">
        <w:t xml:space="preserve"> Das </w:t>
      </w:r>
      <w:r w:rsidR="001A4D9C" w:rsidRPr="00D56618">
        <w:t xml:space="preserve">dedizierte </w:t>
      </w:r>
      <w:r w:rsidR="00552264" w:rsidRPr="00D56618">
        <w:t>Erle</w:t>
      </w:r>
      <w:r w:rsidR="00C74ED3">
        <w:t>r</w:t>
      </w:r>
      <w:r w:rsidR="00552264" w:rsidRPr="00D56618">
        <w:t>nen von Objective-C, Swift, Java und/oder C# entfällt.</w:t>
      </w:r>
      <w:r w:rsidR="00DC077F" w:rsidRPr="00D56618">
        <w:t xml:space="preserve"> </w:t>
      </w:r>
      <w:r w:rsidR="0079350C" w:rsidRPr="00D56618">
        <w:t xml:space="preserve">Sollten Sie sich zudem mit </w:t>
      </w:r>
      <w:r w:rsidR="00665FD9">
        <w:t xml:space="preserve">den </w:t>
      </w:r>
      <w:r w:rsidR="0079350C" w:rsidRPr="00D56618">
        <w:t xml:space="preserve">neuesten Trends </w:t>
      </w:r>
      <w:r w:rsidR="00370168">
        <w:t>zu</w:t>
      </w:r>
      <w:r w:rsidR="0079350C" w:rsidRPr="00D56618">
        <w:t xml:space="preserve">r </w:t>
      </w:r>
      <w:r w:rsidR="006E2C0B">
        <w:t>Webentwicklun</w:t>
      </w:r>
      <w:r w:rsidR="00D158A4">
        <w:t>g</w:t>
      </w:r>
      <w:r w:rsidR="0079350C" w:rsidRPr="00D56618">
        <w:t xml:space="preserve"> beschäftigen, dann wird für Sie die Unterstützung von </w:t>
      </w:r>
      <w:r w:rsidR="0079350C" w:rsidRPr="00D56618">
        <w:rPr>
          <w:b/>
        </w:rPr>
        <w:t>Angular 2.0</w:t>
      </w:r>
      <w:r w:rsidR="0079350C" w:rsidRPr="00D56618">
        <w:t xml:space="preserve"> von großem Interesse sein. </w:t>
      </w:r>
      <w:r w:rsidR="00AE2E3E" w:rsidRPr="00D56618">
        <w:t>Auf diese</w:t>
      </w:r>
      <w:r w:rsidR="0079350C" w:rsidRPr="00D56618">
        <w:t xml:space="preserve"> spannende Allianz von NativeScript und AngularJS </w:t>
      </w:r>
      <w:r w:rsidR="00AE2E3E" w:rsidRPr="00D56618">
        <w:t xml:space="preserve">werden wir </w:t>
      </w:r>
      <w:r w:rsidR="00D56618" w:rsidRPr="00D56618">
        <w:t>im zweiten Teil dieses</w:t>
      </w:r>
      <w:r w:rsidR="0079350C" w:rsidRPr="00D56618">
        <w:t xml:space="preserve"> </w:t>
      </w:r>
      <w:r w:rsidR="0045551B">
        <w:t xml:space="preserve">Artikels </w:t>
      </w:r>
      <w:r w:rsidR="0079350C" w:rsidRPr="00D56618">
        <w:t>noch intensiver eingehen.</w:t>
      </w:r>
    </w:p>
    <w:p w:rsidR="00E75B0C" w:rsidRPr="00D56618" w:rsidRDefault="00E75B0C" w:rsidP="0079388E">
      <w:pPr>
        <w:pStyle w:val="text"/>
      </w:pPr>
      <w:r w:rsidRPr="00D56618">
        <w:rPr>
          <w:rStyle w:val="headline3Zchn"/>
        </w:rPr>
        <w:t>Wiederverwendung von bestehendem Code:</w:t>
      </w:r>
      <w:r w:rsidRPr="00D56618">
        <w:t xml:space="preserve"> Durch den Einsatz der Programmiersprache JavaScript </w:t>
      </w:r>
      <w:r w:rsidR="002E450F">
        <w:t>bietet es sich an</w:t>
      </w:r>
      <w:r w:rsidRPr="00D56618">
        <w:t xml:space="preserve">, bestehende Geschäftslogik oder Bibliotheken aus dem Internet </w:t>
      </w:r>
      <w:r w:rsidRPr="00D56618">
        <w:lastRenderedPageBreak/>
        <w:t xml:space="preserve">weiter zu verwenden. </w:t>
      </w:r>
      <w:r w:rsidR="00781897" w:rsidRPr="00D56618">
        <w:t xml:space="preserve">Mit dem Repository </w:t>
      </w:r>
      <w:r w:rsidR="00781897" w:rsidRPr="00D56618">
        <w:rPr>
          <w:b/>
        </w:rPr>
        <w:t>NPM</w:t>
      </w:r>
      <w:r w:rsidR="00781897" w:rsidRPr="00D56618">
        <w:t xml:space="preserve"> steht ein </w:t>
      </w:r>
      <w:r w:rsidR="00B149D0" w:rsidRPr="00D56618">
        <w:t xml:space="preserve">großer </w:t>
      </w:r>
      <w:r w:rsidR="00781897" w:rsidRPr="00D56618">
        <w:t xml:space="preserve">Fundus aus kurzen Schnipseln bis ganzen Bibliotheken zur Auswahl. Es gilt lediglich zu beachten, dass in NativeScript keinen DOM </w:t>
      </w:r>
      <w:r w:rsidR="003C2289">
        <w:t>existiert</w:t>
      </w:r>
      <w:r w:rsidR="00781897" w:rsidRPr="00D56618">
        <w:t>. Das ist aber prinzipiell kein Problem, denn diese Restriktion gilt</w:t>
      </w:r>
      <w:r w:rsidR="000F7EAB">
        <w:t xml:space="preserve"> auch für alle üblichen Node.js-</w:t>
      </w:r>
      <w:r w:rsidR="00781897" w:rsidRPr="00D56618">
        <w:t>Pakete.</w:t>
      </w:r>
    </w:p>
    <w:p w:rsidR="00AE2336" w:rsidRPr="00D56618" w:rsidRDefault="00AB0159" w:rsidP="0079388E">
      <w:pPr>
        <w:pStyle w:val="text"/>
      </w:pPr>
      <w:r w:rsidRPr="00D56618">
        <w:t xml:space="preserve">Wenn Sie </w:t>
      </w:r>
      <w:r w:rsidR="00A008B9" w:rsidRPr="00D56618">
        <w:t>zum Beispiel</w:t>
      </w:r>
      <w:r w:rsidRPr="00D56618">
        <w:t xml:space="preserve"> ein Datum formatieren wollen, dann können Sie dies mit der bekannten Bibliothek „moment“  tun. Nach einer Installation per „npm install moment“ steht Ihnen die </w:t>
      </w:r>
      <w:r w:rsidR="00AE2336" w:rsidRPr="00D56618">
        <w:t>Funktionalität</w:t>
      </w:r>
      <w:r w:rsidRPr="00D56618">
        <w:t xml:space="preserve"> wie üblich zu Verfügung:</w:t>
      </w:r>
    </w:p>
    <w:p w:rsidR="00AE2336" w:rsidRPr="0005036E" w:rsidRDefault="00AE2336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AE2336" w:rsidRPr="0005036E" w:rsidRDefault="00AE2336" w:rsidP="00AE2336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var moment = require("moment");</w:t>
      </w:r>
      <w:r w:rsidRPr="0005036E">
        <w:rPr>
          <w:lang w:val="en-US"/>
        </w:rPr>
        <w:br/>
        <w:t>var formattedTime = new moment().format("HH:mm:ss");</w:t>
      </w:r>
    </w:p>
    <w:p w:rsidR="00AA0794" w:rsidRPr="00D56618" w:rsidRDefault="00AA0794" w:rsidP="00AA0794">
      <w:pPr>
        <w:pStyle w:val="bildunterschrift"/>
      </w:pPr>
      <w:r w:rsidRPr="00D56618">
        <w:t>Verwendung eines NPM-Pakets</w:t>
      </w:r>
    </w:p>
    <w:p w:rsidR="00176E19" w:rsidRPr="00D56618" w:rsidRDefault="00176E19" w:rsidP="00D71CF3">
      <w:pPr>
        <w:pStyle w:val="text"/>
      </w:pPr>
      <w:r w:rsidRPr="00D56618">
        <w:t>Es ist weiterhin möglich, bestehende</w:t>
      </w:r>
      <w:r w:rsidR="00FE6841" w:rsidRPr="00D56618">
        <w:t xml:space="preserve"> </w:t>
      </w:r>
      <w:r w:rsidR="00FE6841" w:rsidRPr="00D56618">
        <w:rPr>
          <w:b/>
        </w:rPr>
        <w:t>native Fremdbibliotheken</w:t>
      </w:r>
      <w:r w:rsidR="00FE6841" w:rsidRPr="00D56618">
        <w:t xml:space="preserve"> für Android </w:t>
      </w:r>
      <w:r w:rsidR="000F7EAB">
        <w:t xml:space="preserve">und </w:t>
      </w:r>
      <w:r w:rsidR="000F7EAB" w:rsidRPr="00D56618">
        <w:t xml:space="preserve">iOS </w:t>
      </w:r>
      <w:r w:rsidR="00FE6841" w:rsidRPr="00D56618">
        <w:t xml:space="preserve">anzusprechen. </w:t>
      </w:r>
      <w:r w:rsidR="002135D8" w:rsidRPr="00D56618">
        <w:t xml:space="preserve">Das bedeutet, dass </w:t>
      </w:r>
      <w:r w:rsidR="00B44C5A" w:rsidRPr="00D56618">
        <w:t>Sie</w:t>
      </w:r>
      <w:r w:rsidR="002135D8" w:rsidRPr="00D56618">
        <w:t xml:space="preserve"> nicht in der JavaScript- bzw. NativeScript Welt gefangen </w:t>
      </w:r>
      <w:r w:rsidR="00B44C5A" w:rsidRPr="00D56618">
        <w:t>sind</w:t>
      </w:r>
      <w:r w:rsidR="002135D8" w:rsidRPr="00D56618">
        <w:t>. Wenn es notwendig ist, k</w:t>
      </w:r>
      <w:r w:rsidR="00B44C5A" w:rsidRPr="00D56618">
        <w:t xml:space="preserve">önnen Sie </w:t>
      </w:r>
      <w:r w:rsidR="002135D8" w:rsidRPr="00D56618">
        <w:t>auch sehr plattformspezifisch</w:t>
      </w:r>
      <w:r w:rsidR="00B44C5A" w:rsidRPr="00D56618">
        <w:t>en</w:t>
      </w:r>
      <w:r w:rsidR="002135D8" w:rsidRPr="00D56618">
        <w:t xml:space="preserve"> </w:t>
      </w:r>
      <w:r w:rsidR="00B44C5A" w:rsidRPr="00D56618">
        <w:t>Code aufrufen</w:t>
      </w:r>
      <w:r w:rsidR="002135D8" w:rsidRPr="00D56618">
        <w:t>.</w:t>
      </w:r>
      <w:r w:rsidR="00525F24" w:rsidRPr="00D56618">
        <w:t xml:space="preserve"> </w:t>
      </w:r>
      <w:r w:rsidR="00D71CF3" w:rsidRPr="00D56618">
        <w:t>Von diesem</w:t>
      </w:r>
      <w:r w:rsidR="00525F24" w:rsidRPr="00D56618">
        <w:t xml:space="preserve"> Prinzip </w:t>
      </w:r>
      <w:r w:rsidR="00D71CF3" w:rsidRPr="00D56618">
        <w:t>macht auch die Komponenten-Sammlung „Telerik UI for NativeScript“</w:t>
      </w:r>
      <w:r w:rsidR="00BA1510" w:rsidRPr="00D56618">
        <w:t xml:space="preserve"> [</w:t>
      </w:r>
      <w:r w:rsidR="00BA1510" w:rsidRPr="00D56618">
        <w:rPr>
          <w:rStyle w:val="Hyperlink"/>
        </w:rPr>
        <w:t>https://goo.gl/bNEFzx</w:t>
      </w:r>
      <w:r w:rsidR="00BA1510" w:rsidRPr="00D56618">
        <w:t>]</w:t>
      </w:r>
      <w:r w:rsidR="00D04C00" w:rsidRPr="00D56618">
        <w:t xml:space="preserve"> </w:t>
      </w:r>
      <w:r w:rsidR="00BA1510" w:rsidRPr="00D56618">
        <w:t>G</w:t>
      </w:r>
      <w:r w:rsidR="00D04C00" w:rsidRPr="00D56618">
        <w:t>ebrauch</w:t>
      </w:r>
      <w:r w:rsidR="00BA1510" w:rsidRPr="00D56618">
        <w:t xml:space="preserve">. Die </w:t>
      </w:r>
      <w:r w:rsidR="00D00401">
        <w:t>bestehenden</w:t>
      </w:r>
      <w:r w:rsidR="00D00401" w:rsidRPr="00D56618">
        <w:t xml:space="preserve"> </w:t>
      </w:r>
      <w:r w:rsidR="00BA1510" w:rsidRPr="00D56618">
        <w:t xml:space="preserve">Komponenten-Sammlungen sind hier </w:t>
      </w:r>
      <w:r w:rsidR="0061317A">
        <w:t xml:space="preserve">vom Hersteller </w:t>
      </w:r>
      <w:r w:rsidR="00BA1510" w:rsidRPr="00D56618">
        <w:t xml:space="preserve">mit einem </w:t>
      </w:r>
      <w:r w:rsidR="00B147D2" w:rsidRPr="00D56618">
        <w:t>JavaScript-</w:t>
      </w:r>
      <w:r w:rsidR="00BA1510" w:rsidRPr="00D56618">
        <w:t xml:space="preserve">Wrapper vereinheitlicht worden. </w:t>
      </w:r>
    </w:p>
    <w:p w:rsidR="005A620A" w:rsidRPr="00D56618" w:rsidRDefault="005A620A" w:rsidP="00D71CF3">
      <w:pPr>
        <w:pStyle w:val="text"/>
      </w:pPr>
      <w:r w:rsidRPr="00D56618">
        <w:rPr>
          <w:rStyle w:val="headline3Zchn"/>
        </w:rPr>
        <w:t>Direkter Zugriff auf native APIs:</w:t>
      </w:r>
      <w:r w:rsidRPr="00D56618">
        <w:t xml:space="preserve"> </w:t>
      </w:r>
      <w:r w:rsidR="00CB71DF" w:rsidRPr="00D56618">
        <w:t xml:space="preserve">Manchmal </w:t>
      </w:r>
      <w:r w:rsidR="000F5007" w:rsidRPr="00D56618">
        <w:t>werden Sie</w:t>
      </w:r>
      <w:r w:rsidR="00CB71DF" w:rsidRPr="00D56618">
        <w:t xml:space="preserve"> einfach nicht </w:t>
      </w:r>
      <w:r w:rsidR="009C7755">
        <w:t>drum herum kommen</w:t>
      </w:r>
      <w:r w:rsidR="000F5007" w:rsidRPr="00D56618">
        <w:t xml:space="preserve"> und Sie müssen doch</w:t>
      </w:r>
      <w:r w:rsidR="00CB71DF" w:rsidRPr="00D56618">
        <w:t xml:space="preserve"> </w:t>
      </w:r>
      <w:r w:rsidR="00E96ED6" w:rsidRPr="00D56618">
        <w:t xml:space="preserve">tief in das </w:t>
      </w:r>
      <w:r w:rsidR="00CB71DF" w:rsidRPr="00D56618">
        <w:t xml:space="preserve">Betriebssystem abtauchen. Für </w:t>
      </w:r>
      <w:r w:rsidR="00BA625F">
        <w:t xml:space="preserve">diese </w:t>
      </w:r>
      <w:r w:rsidR="00CB71DF" w:rsidRPr="00D56618">
        <w:t xml:space="preserve">Fälle bietet </w:t>
      </w:r>
      <w:r w:rsidRPr="00D56618">
        <w:t>NativeScript den direkten Zugriff auf native APIs aus JavaS</w:t>
      </w:r>
      <w:r w:rsidR="00951B11" w:rsidRPr="00D56618">
        <w:t>c</w:t>
      </w:r>
      <w:r w:rsidRPr="00D56618">
        <w:t>ript heraus</w:t>
      </w:r>
      <w:r w:rsidR="00CB71DF" w:rsidRPr="00D56618">
        <w:t xml:space="preserve"> an</w:t>
      </w:r>
      <w:r w:rsidRPr="00D56618">
        <w:t>.</w:t>
      </w:r>
      <w:r w:rsidR="00CB71DF" w:rsidRPr="00D56618">
        <w:t xml:space="preserve"> </w:t>
      </w:r>
      <w:r w:rsidR="00BA625F">
        <w:t>Das</w:t>
      </w:r>
      <w:r w:rsidR="00BA625F" w:rsidRPr="00D56618">
        <w:t xml:space="preserve"> </w:t>
      </w:r>
      <w:r w:rsidR="00CB71DF" w:rsidRPr="00D56618">
        <w:t xml:space="preserve">ist ein großer Vorteil gegenüber React Native </w:t>
      </w:r>
      <w:r w:rsidR="00A34EB8" w:rsidRPr="00D56618">
        <w:t>und</w:t>
      </w:r>
      <w:r w:rsidR="00CB71DF" w:rsidRPr="00D56618">
        <w:t xml:space="preserve"> Appcelerator, wo dies nicht so einfach möglich ist. Diesen Aspekt werden wir </w:t>
      </w:r>
      <w:r w:rsidR="00BC05E9" w:rsidRPr="00D56618">
        <w:t>gleich</w:t>
      </w:r>
      <w:r w:rsidR="00DC4B12" w:rsidRPr="00D56618">
        <w:t xml:space="preserve"> noch</w:t>
      </w:r>
      <w:r w:rsidR="00CB71DF" w:rsidRPr="00D56618">
        <w:t xml:space="preserve"> einmal </w:t>
      </w:r>
      <w:r w:rsidR="001922AC" w:rsidRPr="00D56618">
        <w:t>n</w:t>
      </w:r>
      <w:r w:rsidR="00CB71DF" w:rsidRPr="00D56618">
        <w:t xml:space="preserve">äher beleuchten. </w:t>
      </w:r>
    </w:p>
    <w:p w:rsidR="001B7D1F" w:rsidRPr="00D56618" w:rsidRDefault="001B7D1F" w:rsidP="00D71CF3">
      <w:pPr>
        <w:pStyle w:val="text"/>
      </w:pPr>
      <w:r w:rsidRPr="00D56618">
        <w:rPr>
          <w:rStyle w:val="headline3Zchn"/>
        </w:rPr>
        <w:t>Open Source:</w:t>
      </w:r>
      <w:r w:rsidRPr="00D56618">
        <w:t xml:space="preserve"> Die Gretchenfrage in Sachen Software lässt sich bei NativeScript </w:t>
      </w:r>
      <w:r w:rsidR="00C83CA1" w:rsidRPr="00D56618">
        <w:t>ohne Bauchschmerzen</w:t>
      </w:r>
      <w:r w:rsidRPr="00D56618">
        <w:t xml:space="preserve"> beantworten. Ja, das Framework ist Open-Source.</w:t>
      </w:r>
      <w:r w:rsidR="00C83CA1" w:rsidRPr="00D56618">
        <w:t xml:space="preserve"> Es steht unter der</w:t>
      </w:r>
      <w:r w:rsidR="00F05EC2" w:rsidRPr="00D56618">
        <w:t xml:space="preserve"> „Apache License, Version 2.0“</w:t>
      </w:r>
      <w:r w:rsidR="00C83CA1" w:rsidRPr="00D56618">
        <w:t xml:space="preserve"> </w:t>
      </w:r>
      <w:r w:rsidR="00F05EC2" w:rsidRPr="00D56618">
        <w:t>(</w:t>
      </w:r>
      <w:r w:rsidR="00C83CA1" w:rsidRPr="00D56618">
        <w:t>ASLv2</w:t>
      </w:r>
      <w:r w:rsidR="00F05EC2" w:rsidRPr="00D56618">
        <w:t>), welche die Kombination mit proprietärem Code erlaubt.</w:t>
      </w:r>
      <w:r w:rsidR="009445CD" w:rsidRPr="00D56618">
        <w:t xml:space="preserve"> Das NativeScript-Team selbst besteht aus rund 35 Köpfen. Das Team wiederum wird von einer aktiven Community unterstützt, welche auf Github [</w:t>
      </w:r>
      <w:r w:rsidR="009445CD" w:rsidRPr="00D56618">
        <w:rPr>
          <w:rStyle w:val="Hyperlink"/>
        </w:rPr>
        <w:t>https://goo.gl/YHuNzn</w:t>
      </w:r>
      <w:r w:rsidR="009445CD" w:rsidRPr="00D56618">
        <w:t xml:space="preserve">] die </w:t>
      </w:r>
      <w:r w:rsidR="00D413E2">
        <w:t>Fortentwicklung</w:t>
      </w:r>
      <w:r w:rsidR="00D413E2" w:rsidRPr="00D56618">
        <w:t xml:space="preserve"> </w:t>
      </w:r>
      <w:r w:rsidR="009445CD" w:rsidRPr="00D56618">
        <w:t xml:space="preserve">über Bug-Reports und Pull-Requests </w:t>
      </w:r>
      <w:r w:rsidR="00D413E2">
        <w:t>antreibt</w:t>
      </w:r>
      <w:r w:rsidR="009445CD" w:rsidRPr="00D56618">
        <w:t>.</w:t>
      </w:r>
      <w:r w:rsidR="008D28D8" w:rsidRPr="00D56618">
        <w:t xml:space="preserve"> Es ist </w:t>
      </w:r>
      <w:r w:rsidR="00A77CB8" w:rsidRPr="00D56618">
        <w:t xml:space="preserve">problemlos </w:t>
      </w:r>
      <w:r w:rsidR="008D28D8" w:rsidRPr="00D56618">
        <w:t xml:space="preserve">möglich, einen kompletten NativeScript-Workflow mittels der „NativeScipt-CLI“ </w:t>
      </w:r>
      <w:r w:rsidR="00203A81" w:rsidRPr="00D56618">
        <w:t>[</w:t>
      </w:r>
      <w:r w:rsidR="00203A81" w:rsidRPr="00D56618">
        <w:rPr>
          <w:rStyle w:val="Hyperlink"/>
        </w:rPr>
        <w:t>https://goo.gl/BSiaUj</w:t>
      </w:r>
      <w:r w:rsidR="00203A81" w:rsidRPr="00D56618">
        <w:t xml:space="preserve">] </w:t>
      </w:r>
      <w:r w:rsidR="008D28D8" w:rsidRPr="00D56618">
        <w:t xml:space="preserve">aufzubauen. </w:t>
      </w:r>
      <w:r w:rsidR="008D5D5B" w:rsidRPr="00D56618">
        <w:t>Wenn Sie es</w:t>
      </w:r>
      <w:r w:rsidR="007040BB">
        <w:t xml:space="preserve"> jedoch</w:t>
      </w:r>
      <w:r w:rsidR="008D5D5B" w:rsidRPr="00D56618">
        <w:t xml:space="preserve"> etwas</w:t>
      </w:r>
      <w:r w:rsidR="00A77CB8" w:rsidRPr="00D56618">
        <w:t xml:space="preserve"> komfortabler </w:t>
      </w:r>
      <w:r w:rsidR="008D5D5B" w:rsidRPr="00D56618">
        <w:t xml:space="preserve">wünschen oder </w:t>
      </w:r>
      <w:r w:rsidR="00A77CB8" w:rsidRPr="00D56618">
        <w:t xml:space="preserve"> kommerziellen Support</w:t>
      </w:r>
      <w:r w:rsidR="007519CA" w:rsidRPr="00D56618">
        <w:t xml:space="preserve"> benötigen</w:t>
      </w:r>
      <w:r w:rsidR="00A77CB8" w:rsidRPr="00D56618">
        <w:t xml:space="preserve">, so gibt es von Telerik entsprechende kostenpflichtige Angebote. </w:t>
      </w:r>
      <w:r w:rsidR="008D28D8" w:rsidRPr="00D56618">
        <w:t xml:space="preserve">Lizenzpflichtig </w:t>
      </w:r>
      <w:r w:rsidR="00E040DE" w:rsidRPr="00D56618">
        <w:t>sind</w:t>
      </w:r>
      <w:r w:rsidR="008D28D8" w:rsidRPr="00D56618">
        <w:t xml:space="preserve"> </w:t>
      </w:r>
      <w:r w:rsidR="00656AAC">
        <w:t>ebenso</w:t>
      </w:r>
      <w:r w:rsidR="00A77CB8" w:rsidRPr="00D56618">
        <w:t xml:space="preserve"> </w:t>
      </w:r>
      <w:r w:rsidR="008D28D8" w:rsidRPr="00D56618">
        <w:t>die</w:t>
      </w:r>
      <w:r w:rsidR="008A3D60" w:rsidRPr="00D56618">
        <w:t xml:space="preserve"> erweiterte</w:t>
      </w:r>
      <w:r w:rsidR="008D28D8" w:rsidRPr="00D56618">
        <w:t xml:space="preserve"> Komponenten-Sammlung „UI for NativeScript </w:t>
      </w:r>
      <w:r w:rsidR="008D28D8" w:rsidRPr="00D56618">
        <w:rPr>
          <w:b/>
        </w:rPr>
        <w:t>Pro</w:t>
      </w:r>
      <w:r w:rsidR="008D28D8" w:rsidRPr="00D56618">
        <w:t xml:space="preserve">“ </w:t>
      </w:r>
      <w:r w:rsidR="00340C2F" w:rsidRPr="00D56618">
        <w:t>und</w:t>
      </w:r>
      <w:r w:rsidR="008D28D8" w:rsidRPr="00D56618">
        <w:t xml:space="preserve"> die </w:t>
      </w:r>
      <w:r w:rsidR="009811F9" w:rsidRPr="00D56618">
        <w:t>integrierte</w:t>
      </w:r>
      <w:r w:rsidR="008D28D8" w:rsidRPr="00D56618">
        <w:t xml:space="preserve"> Entwicklungsumgebung „Telerik Plattform</w:t>
      </w:r>
      <w:r w:rsidR="00A60DE2">
        <w:t xml:space="preserve"> by Progress</w:t>
      </w:r>
      <w:r w:rsidR="0005036E" w:rsidRPr="00D56618">
        <w:t>“</w:t>
      </w:r>
      <w:r w:rsidR="008D28D8" w:rsidRPr="00D56618">
        <w:t>.</w:t>
      </w:r>
    </w:p>
    <w:p w:rsidR="00B62212" w:rsidRPr="00D56618" w:rsidRDefault="001B607F" w:rsidP="00B62212">
      <w:pPr>
        <w:pStyle w:val="headline2"/>
      </w:pPr>
      <w:r>
        <w:t>Hinter den Kulissen</w:t>
      </w:r>
    </w:p>
    <w:p w:rsidR="00152D53" w:rsidRPr="00D56618" w:rsidRDefault="004A6BA3" w:rsidP="00D71CF3">
      <w:pPr>
        <w:pStyle w:val="text"/>
      </w:pPr>
      <w:r w:rsidRPr="00D56618">
        <w:t>Wie ist es möglich, unter Verwendung einer einzigen Code-Basis mehre</w:t>
      </w:r>
      <w:r w:rsidR="00BA625F">
        <w:t>re</w:t>
      </w:r>
      <w:r w:rsidRPr="00D56618">
        <w:t xml:space="preserve"> Plattformen anzusprechen? </w:t>
      </w:r>
      <w:r w:rsidR="00C93CF0" w:rsidRPr="00D56618">
        <w:t xml:space="preserve">Die Grundlage </w:t>
      </w:r>
      <w:r w:rsidR="00CE4427" w:rsidRPr="00D56618">
        <w:t xml:space="preserve">hierfür </w:t>
      </w:r>
      <w:r w:rsidR="00C93CF0" w:rsidRPr="00D56618">
        <w:t xml:space="preserve">bietet das </w:t>
      </w:r>
      <w:r w:rsidR="004C0120" w:rsidRPr="00D56618">
        <w:t>NPM-</w:t>
      </w:r>
      <w:r w:rsidR="00C93CF0" w:rsidRPr="00D56618">
        <w:t>Paket</w:t>
      </w:r>
      <w:r w:rsidR="00DE210F" w:rsidRPr="00D56618">
        <w:t xml:space="preserve"> „</w:t>
      </w:r>
      <w:r w:rsidR="008236DC" w:rsidRPr="00D56618">
        <w:rPr>
          <w:b/>
        </w:rPr>
        <w:t>T</w:t>
      </w:r>
      <w:r w:rsidR="008236DC" w:rsidRPr="00D56618">
        <w:t xml:space="preserve">elerik </w:t>
      </w:r>
      <w:r w:rsidR="00DE210F" w:rsidRPr="00D56618">
        <w:rPr>
          <w:b/>
        </w:rPr>
        <w:t>N</w:t>
      </w:r>
      <w:r w:rsidR="00DE210F" w:rsidRPr="00D56618">
        <w:t>ative</w:t>
      </w:r>
      <w:r w:rsidR="00DE210F" w:rsidRPr="00D56618">
        <w:rPr>
          <w:b/>
        </w:rPr>
        <w:t>S</w:t>
      </w:r>
      <w:r w:rsidR="00DE210F" w:rsidRPr="00D56618">
        <w:t>cript Core Modules“ (kurz: „tns-</w:t>
      </w:r>
      <w:r w:rsidR="00DE210F" w:rsidRPr="00D56618">
        <w:lastRenderedPageBreak/>
        <w:t>core-modules“)</w:t>
      </w:r>
      <w:r w:rsidR="0069516A" w:rsidRPr="00D56618">
        <w:t>.</w:t>
      </w:r>
      <w:r w:rsidR="003A5C4A" w:rsidRPr="00D56618">
        <w:t xml:space="preserve"> </w:t>
      </w:r>
      <w:r w:rsidR="00152D53" w:rsidRPr="00D56618">
        <w:t>Die</w:t>
      </w:r>
      <w:r w:rsidR="00272D57" w:rsidRPr="00D56618">
        <w:t xml:space="preserve"> darin enthaltenen</w:t>
      </w:r>
      <w:r w:rsidR="00152D53" w:rsidRPr="00D56618">
        <w:t xml:space="preserve"> Module bilden eine Abstraktionsschicht, welche spezifische </w:t>
      </w:r>
      <w:r w:rsidR="00624F4C" w:rsidRPr="00D56618">
        <w:t>Implantierungen</w:t>
      </w:r>
      <w:r w:rsidR="00152D53" w:rsidRPr="00D56618">
        <w:t xml:space="preserve"> für die </w:t>
      </w:r>
      <w:r w:rsidR="00EA4903" w:rsidRPr="00D56618">
        <w:t>unterstützten Plattformen enthalten</w:t>
      </w:r>
      <w:r w:rsidR="00152D53" w:rsidRPr="00D56618">
        <w:t xml:space="preserve">.  </w:t>
      </w:r>
    </w:p>
    <w:p w:rsidR="00624F4C" w:rsidRPr="00D56618" w:rsidRDefault="00624F4C" w:rsidP="0085632F">
      <w:pPr>
        <w:pStyle w:val="tipp"/>
      </w:pPr>
      <w:r w:rsidRPr="00D56618">
        <w:t>„tns“ ist ebenso die Kurzschreibweise für de</w:t>
      </w:r>
      <w:r w:rsidR="00446FF5" w:rsidRPr="00D56618">
        <w:t>n</w:t>
      </w:r>
      <w:r w:rsidR="00452C93" w:rsidRPr="00D56618">
        <w:t xml:space="preserve"> </w:t>
      </w:r>
      <w:r w:rsidRPr="00D56618">
        <w:t>Kommandozeilenbefehl „nativescript“ der NativeScript-CLI.</w:t>
      </w:r>
    </w:p>
    <w:p w:rsidR="00614028" w:rsidRPr="00D56618" w:rsidRDefault="00D0391D" w:rsidP="008515DC">
      <w:pPr>
        <w:pStyle w:val="text"/>
      </w:pPr>
      <w:r w:rsidRPr="00D56618">
        <w:t xml:space="preserve">Hier finden sich Module für </w:t>
      </w:r>
      <w:r w:rsidR="00272D57" w:rsidRPr="00D56618">
        <w:t>die</w:t>
      </w:r>
      <w:r w:rsidRPr="00D56618">
        <w:t xml:space="preserve"> unterschiedliche</w:t>
      </w:r>
      <w:r w:rsidR="00272D57" w:rsidRPr="00D56618">
        <w:t>n</w:t>
      </w:r>
      <w:r w:rsidRPr="00D56618">
        <w:t xml:space="preserve"> Aspekte der mobilen Entwicklung, von </w:t>
      </w:r>
      <w:bookmarkStart w:id="0" w:name="_Hlk449295659"/>
      <w:r w:rsidRPr="00D56618">
        <w:t xml:space="preserve">UI-Abstraktion </w:t>
      </w:r>
      <w:bookmarkEnd w:id="0"/>
      <w:r w:rsidRPr="00D56618">
        <w:t>zu Gerätesensoren bis hin zu</w:t>
      </w:r>
      <w:r w:rsidR="00BA625F">
        <w:t>m</w:t>
      </w:r>
      <w:r w:rsidRPr="00D56618">
        <w:t xml:space="preserve"> Hardware-Zugriff. </w:t>
      </w:r>
    </w:p>
    <w:p w:rsidR="00850300" w:rsidRPr="00D56618" w:rsidRDefault="00E01CE1" w:rsidP="00850300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2774950"/>
            <wp:effectExtent l="0" t="0" r="0" b="0"/>
            <wp:docPr id="3" name="Bild 3" descr="Abstraction-Layer_alternatives-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ion-Layer_alternatives-bil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00" w:rsidRPr="00D56618">
        <w:br/>
        <w:t>Die Abstraktionsschicht in einer Übersicht</w:t>
      </w:r>
    </w:p>
    <w:p w:rsidR="001B7D1F" w:rsidRPr="00D56618" w:rsidRDefault="0001092F" w:rsidP="00D71CF3">
      <w:pPr>
        <w:pStyle w:val="text"/>
      </w:pPr>
      <w:r w:rsidRPr="00D56618">
        <w:t xml:space="preserve">Da </w:t>
      </w:r>
      <w:r w:rsidR="00CE22A9" w:rsidRPr="00D56618">
        <w:t>die</w:t>
      </w:r>
      <w:r w:rsidRPr="00D56618">
        <w:t xml:space="preserve"> </w:t>
      </w:r>
      <w:r w:rsidR="003571BA">
        <w:t>NativeScript</w:t>
      </w:r>
      <w:r w:rsidRPr="00D56618">
        <w:t>-Module</w:t>
      </w:r>
      <w:r w:rsidR="00E41508" w:rsidRPr="00D56618">
        <w:t xml:space="preserve"> </w:t>
      </w:r>
      <w:r w:rsidRPr="00D56618">
        <w:t xml:space="preserve">in </w:t>
      </w:r>
      <w:r w:rsidR="00E41508" w:rsidRPr="00D56618">
        <w:t xml:space="preserve">TypeScript </w:t>
      </w:r>
      <w:r w:rsidRPr="00D56618">
        <w:t>geschrieben sind</w:t>
      </w:r>
      <w:r w:rsidR="00765FFD" w:rsidRPr="00D56618">
        <w:t xml:space="preserve">, </w:t>
      </w:r>
      <w:r w:rsidR="008515DC" w:rsidRPr="00D56618">
        <w:t xml:space="preserve">bieten </w:t>
      </w:r>
      <w:r w:rsidR="00BB2A41" w:rsidRPr="00D56618">
        <w:t>kompatible</w:t>
      </w:r>
      <w:r w:rsidR="008515DC" w:rsidRPr="00D56618">
        <w:t xml:space="preserve"> Entwicklungsumgebungen </w:t>
      </w:r>
      <w:r w:rsidR="007A7EC6" w:rsidRPr="00D56618">
        <w:t>dank der</w:t>
      </w:r>
      <w:r w:rsidR="008515DC" w:rsidRPr="00D56618">
        <w:t xml:space="preserve"> Typ-Definition eine komfortable automatische Code-Vervollständigung und Syntax-Prüfungen an.</w:t>
      </w:r>
      <w:r w:rsidR="008A6972" w:rsidRPr="00D56618">
        <w:t xml:space="preserve"> </w:t>
      </w:r>
      <w:r w:rsidR="0069516A" w:rsidRPr="00D56618">
        <w:t xml:space="preserve">Eigene Module können </w:t>
      </w:r>
      <w:r w:rsidR="003A5C4A" w:rsidRPr="00D56618">
        <w:t xml:space="preserve">im selben Stil </w:t>
      </w:r>
      <w:r w:rsidR="0069516A" w:rsidRPr="00D56618">
        <w:t xml:space="preserve">erstellt werden </w:t>
      </w:r>
      <w:r w:rsidR="003A5C4A" w:rsidRPr="00D56618">
        <w:t xml:space="preserve">und </w:t>
      </w:r>
      <w:r w:rsidR="00C82B3B">
        <w:t xml:space="preserve">das </w:t>
      </w:r>
      <w:r w:rsidR="00C82B3B" w:rsidRPr="00C82B3B">
        <w:t xml:space="preserve">Software-Ökosystem </w:t>
      </w:r>
      <w:r w:rsidR="003A5C4A" w:rsidRPr="00D56618">
        <w:t xml:space="preserve">erweitern </w:t>
      </w:r>
      <w:r w:rsidR="0069516A" w:rsidRPr="00D56618">
        <w:t>(siehe hierzu [</w:t>
      </w:r>
      <w:r w:rsidR="0069516A" w:rsidRPr="00D56618">
        <w:rPr>
          <w:rStyle w:val="Hyperlink"/>
        </w:rPr>
        <w:t>http://goo.gl/yxEGDB</w:t>
      </w:r>
      <w:r w:rsidR="0069516A" w:rsidRPr="00D56618">
        <w:t xml:space="preserve">]). </w:t>
      </w:r>
      <w:r w:rsidR="00DE210F" w:rsidRPr="00D56618">
        <w:t xml:space="preserve">  </w:t>
      </w:r>
    </w:p>
    <w:p w:rsidR="001B7D1F" w:rsidRPr="00D56618" w:rsidRDefault="00732A8F" w:rsidP="00D71CF3">
      <w:pPr>
        <w:pStyle w:val="text"/>
      </w:pPr>
      <w:r w:rsidRPr="00D56618">
        <w:rPr>
          <w:rStyle w:val="headline3Zchn"/>
        </w:rPr>
        <w:t>UI-Abstraktion:</w:t>
      </w:r>
      <w:r w:rsidRPr="00D56618">
        <w:t xml:space="preserve"> Die Gestaltung </w:t>
      </w:r>
      <w:r w:rsidR="001A2B21" w:rsidRPr="00D56618">
        <w:t>von</w:t>
      </w:r>
      <w:r w:rsidRPr="00D56618">
        <w:t xml:space="preserve"> Oberflächen wird natürlich nicht durch eine Aneinanderreihung von JavaScript-Befehlen realisiert. </w:t>
      </w:r>
      <w:r w:rsidR="00684032" w:rsidRPr="00D56618">
        <w:t>Stattdessen</w:t>
      </w:r>
      <w:r w:rsidRPr="00D56618">
        <w:t xml:space="preserve"> wird die Oberfläche in</w:t>
      </w:r>
      <w:r w:rsidR="002B1742" w:rsidRPr="00D56618">
        <w:t xml:space="preserve"> </w:t>
      </w:r>
      <w:r w:rsidR="00B75546">
        <w:t>einem</w:t>
      </w:r>
      <w:r w:rsidR="00684032" w:rsidRPr="00D56618">
        <w:t xml:space="preserve"> </w:t>
      </w:r>
      <w:r w:rsidR="002B1742" w:rsidRPr="00D56618">
        <w:t xml:space="preserve">spezifischen </w:t>
      </w:r>
      <w:r w:rsidR="00AE4C83" w:rsidRPr="00D56618">
        <w:t>XML</w:t>
      </w:r>
      <w:r w:rsidR="002B1742" w:rsidRPr="00D56618">
        <w:t>-</w:t>
      </w:r>
      <w:r w:rsidR="00323B4C">
        <w:t xml:space="preserve">Dialekt </w:t>
      </w:r>
      <w:r w:rsidR="00BF6444" w:rsidRPr="00D56618">
        <w:t>definiert. Tags wie „Button“, „TextField“, „DatePicker“ werden hierbei in die jeweiligen Oberflächenelemente umgewandelt:</w:t>
      </w:r>
    </w:p>
    <w:p w:rsidR="00FC6269" w:rsidRPr="0005036E" w:rsidRDefault="00B9717E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&lt;!</w:t>
      </w:r>
      <w:r w:rsidR="00282942" w:rsidRPr="0005036E">
        <w:rPr>
          <w:bCs/>
          <w:lang w:val="en-US"/>
        </w:rPr>
        <w:t xml:space="preserve">-- </w:t>
      </w:r>
      <w:r w:rsidRPr="0005036E">
        <w:rPr>
          <w:bCs/>
          <w:lang w:val="en-US"/>
        </w:rPr>
        <w:t>XML --&gt;</w:t>
      </w:r>
    </w:p>
    <w:p w:rsidR="0054475E" w:rsidRPr="0005036E" w:rsidRDefault="0054475E" w:rsidP="0054475E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&lt;Page&gt;</w:t>
      </w:r>
      <w:r w:rsidRPr="0005036E">
        <w:rPr>
          <w:lang w:val="en-US"/>
        </w:rPr>
        <w:br/>
        <w:t xml:space="preserve">  &lt;StackLayout&gt;</w:t>
      </w:r>
      <w:r w:rsidRPr="0005036E">
        <w:rPr>
          <w:lang w:val="en-US"/>
        </w:rPr>
        <w:br/>
        <w:t xml:space="preserve">    &lt;Label text="Name"&gt;&lt;/Label&gt;</w:t>
      </w:r>
      <w:r w:rsidRPr="0005036E">
        <w:rPr>
          <w:lang w:val="en-US"/>
        </w:rPr>
        <w:br/>
        <w:t xml:space="preserve">    &lt;TextField text="{{nameAttribute}}"&gt;&lt;/TextField&gt;</w:t>
      </w:r>
      <w:r w:rsidRPr="0005036E">
        <w:rPr>
          <w:lang w:val="en-US"/>
        </w:rPr>
        <w:br/>
      </w:r>
      <w:r w:rsidRPr="0005036E">
        <w:rPr>
          <w:lang w:val="en-US"/>
        </w:rPr>
        <w:lastRenderedPageBreak/>
        <w:t xml:space="preserve">    &lt;Button text="Press Me" tap="doSomething"&gt;&lt;/Button&gt;</w:t>
      </w:r>
      <w:r w:rsidRPr="0005036E">
        <w:rPr>
          <w:lang w:val="en-US"/>
        </w:rPr>
        <w:br/>
        <w:t xml:space="preserve">  &lt;/StackLayout&gt;</w:t>
      </w:r>
      <w:r w:rsidRPr="0005036E">
        <w:rPr>
          <w:lang w:val="en-US"/>
        </w:rPr>
        <w:br/>
        <w:t>&lt;/Page&gt;"</w:t>
      </w:r>
    </w:p>
    <w:p w:rsidR="002B219D" w:rsidRPr="00D56618" w:rsidRDefault="002B219D" w:rsidP="002B219D">
      <w:pPr>
        <w:pStyle w:val="bildunterschrift"/>
      </w:pPr>
      <w:r w:rsidRPr="00D56618">
        <w:t>Eine einfache Seite mit Text und Button</w:t>
      </w:r>
    </w:p>
    <w:p w:rsidR="000C3C33" w:rsidRPr="00D56618" w:rsidRDefault="00E46B52" w:rsidP="00D71CF3">
      <w:pPr>
        <w:pStyle w:val="text"/>
      </w:pPr>
      <w:r w:rsidRPr="00D56618">
        <w:t xml:space="preserve">Beim </w:t>
      </w:r>
      <w:r w:rsidR="00BA625F">
        <w:t>„</w:t>
      </w:r>
      <w:r w:rsidRPr="00D56618">
        <w:t>Build” der Anwendung wird jeder Tag durch das jeweilige native Äquivalent ersetzt. So wird etwa aus dem „</w:t>
      </w:r>
      <w:r w:rsidR="00B66E0E" w:rsidRPr="00D56618">
        <w:t>TextField</w:t>
      </w:r>
      <w:r w:rsidRPr="00D56618">
        <w:t>“ je nach Plattform das native Element</w:t>
      </w:r>
      <w:r w:rsidR="00BA625F">
        <w:t>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android.widget.EditText </w:t>
      </w:r>
      <w:r w:rsidRPr="00D56618">
        <w:rPr>
          <w:bCs/>
        </w:rPr>
        <w:t>(bei Android)</w:t>
      </w:r>
      <w:r w:rsidR="001856B8" w:rsidRPr="00D56618">
        <w:rPr>
          <w:bCs/>
        </w:rPr>
        <w:t xml:space="preserve"> bzw.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UITextField </w:t>
      </w:r>
      <w:r w:rsidRPr="00D56618">
        <w:rPr>
          <w:bCs/>
        </w:rPr>
        <w:t>(bei iOS)</w:t>
      </w:r>
      <w:r w:rsidR="001856B8" w:rsidRPr="00D56618">
        <w:rPr>
          <w:bCs/>
        </w:rPr>
        <w:t>.</w:t>
      </w:r>
    </w:p>
    <w:p w:rsidR="00E46B52" w:rsidRPr="00D56618" w:rsidRDefault="00D9618A" w:rsidP="00306702">
      <w:pPr>
        <w:pStyle w:val="headline2"/>
      </w:pPr>
      <w:bookmarkStart w:id="1" w:name="_Hlk449298776"/>
      <w:r>
        <w:t>Plattform</w:t>
      </w:r>
      <w:r w:rsidR="00306702" w:rsidRPr="00D56618">
        <w:t xml:space="preserve">spezifischer </w:t>
      </w:r>
      <w:bookmarkEnd w:id="1"/>
      <w:r w:rsidR="00306702" w:rsidRPr="00D56618">
        <w:t>Code</w:t>
      </w:r>
    </w:p>
    <w:p w:rsidR="00AD6003" w:rsidRPr="00D56618" w:rsidRDefault="00C42DCC" w:rsidP="00D71CF3">
      <w:pPr>
        <w:pStyle w:val="text"/>
      </w:pPr>
      <w:r w:rsidRPr="00D56618">
        <w:t xml:space="preserve">Es gibt Situationen, in denen der Aufruf von </w:t>
      </w:r>
      <w:r w:rsidR="00D9618A">
        <w:t>plattform</w:t>
      </w:r>
      <w:r w:rsidRPr="00D56618">
        <w:t xml:space="preserve">spezifischem Code </w:t>
      </w:r>
      <w:r w:rsidR="00F33052" w:rsidRPr="00D56618">
        <w:t>n</w:t>
      </w:r>
      <w:r w:rsidRPr="00D56618">
        <w:t>otwendig wird.</w:t>
      </w:r>
      <w:r w:rsidR="00F33052" w:rsidRPr="00D56618">
        <w:t xml:space="preserve"> Das kann zum Beispiel der Fall sein, wenn eine Funktionalität tatsächlich nur auf der jewe</w:t>
      </w:r>
      <w:r w:rsidR="00B842B3">
        <w:t xml:space="preserve">iligen Plattform existiert, </w:t>
      </w:r>
      <w:r w:rsidR="00F33052" w:rsidRPr="00D56618">
        <w:t>wenn eine native Fremdbib</w:t>
      </w:r>
      <w:r w:rsidR="00AD6003" w:rsidRPr="00D56618">
        <w:t>liothek eingebunden werden soll</w:t>
      </w:r>
      <w:r w:rsidR="00B842B3">
        <w:t xml:space="preserve"> </w:t>
      </w:r>
      <w:r w:rsidR="0087150F">
        <w:t>oder</w:t>
      </w:r>
      <w:r w:rsidR="00B842B3">
        <w:t xml:space="preserve"> das gewünschte Feature tatsächlich einfach noch nicht </w:t>
      </w:r>
      <w:r w:rsidR="006C0D91">
        <w:t>über ein</w:t>
      </w:r>
      <w:r w:rsidR="00B842B3">
        <w:t xml:space="preserve"> Core-Modul implementiert wurde</w:t>
      </w:r>
      <w:r w:rsidR="00AD6003" w:rsidRPr="00D56618">
        <w:t>.</w:t>
      </w:r>
      <w:r w:rsidRPr="00D56618">
        <w:t xml:space="preserve"> </w:t>
      </w:r>
      <w:r w:rsidR="00AD6003" w:rsidRPr="00D56618">
        <w:t>Hier kommt der Zugriff auf die „Native API“ ins Spiel. Die native Welt kann dabei so auf</w:t>
      </w:r>
      <w:r w:rsidR="005615E4">
        <w:t>gerufen werden, als ob es sich u</w:t>
      </w:r>
      <w:r w:rsidR="00AD6003" w:rsidRPr="00D56618">
        <w:t>m normale JavaScript-</w:t>
      </w:r>
      <w:r w:rsidR="00E6283D">
        <w:t>Methoden</w:t>
      </w:r>
      <w:r w:rsidR="00AD6003" w:rsidRPr="00D56618">
        <w:t xml:space="preserve"> handeln würde.</w:t>
      </w:r>
      <w:r w:rsidR="00417993" w:rsidRPr="00D56618">
        <w:t xml:space="preserve"> </w:t>
      </w:r>
      <w:r w:rsidR="00AD6003" w:rsidRPr="00D56618">
        <w:t xml:space="preserve"> </w:t>
      </w:r>
    </w:p>
    <w:p w:rsidR="0085632F" w:rsidRPr="00D56618" w:rsidRDefault="00417993" w:rsidP="00D71CF3">
      <w:pPr>
        <w:pStyle w:val="text"/>
      </w:pPr>
      <w:r w:rsidRPr="00D56618">
        <w:t xml:space="preserve">Als Beispiel soll das </w:t>
      </w:r>
      <w:bookmarkStart w:id="2" w:name="_Hlk449299782"/>
      <w:r w:rsidRPr="00D56618">
        <w:t xml:space="preserve">Datum der letzten Modifikation </w:t>
      </w:r>
      <w:bookmarkEnd w:id="2"/>
      <w:r w:rsidRPr="00D56618">
        <w:t xml:space="preserve">einer Datei ermittelt werden. </w:t>
      </w:r>
      <w:r w:rsidR="005615E4">
        <w:t>Diese Funktionalität wird</w:t>
      </w:r>
      <w:r w:rsidRPr="00D56618">
        <w:t xml:space="preserve"> </w:t>
      </w:r>
      <w:r w:rsidR="00A14605">
        <w:t xml:space="preserve">für </w:t>
      </w:r>
      <w:r w:rsidR="003F0943">
        <w:t>Android und iOS</w:t>
      </w:r>
      <w:r w:rsidRPr="00D56618">
        <w:t xml:space="preserve"> </w:t>
      </w:r>
      <w:r w:rsidR="00622F0B" w:rsidRPr="00D56618">
        <w:t xml:space="preserve">gänzlich anders </w:t>
      </w:r>
      <w:r w:rsidR="005E2CC0" w:rsidRPr="00D56618">
        <w:t>umgesetzt</w:t>
      </w:r>
      <w:r w:rsidR="00622F0B" w:rsidRPr="00D56618">
        <w:t>.</w:t>
      </w:r>
    </w:p>
    <w:p w:rsidR="00FC6269" w:rsidRPr="0005036E" w:rsidRDefault="000F4EC3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0F4EC3" w:rsidP="0087150F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var fileManager = NSFileManager.defaultManager();</w:t>
      </w:r>
      <w:r w:rsidRPr="0005036E">
        <w:rPr>
          <w:lang w:val="en-US"/>
        </w:rPr>
        <w:br/>
        <w:t>var attributes = fileManager.attributesOfItemAtPathError(path);</w:t>
      </w:r>
      <w:r w:rsidRPr="0005036E">
        <w:rPr>
          <w:lang w:val="en-US"/>
        </w:rPr>
        <w:br/>
        <w:t>var lastModifiedDate = attributes.objectForKey(this.keyModificationTime);</w:t>
      </w:r>
    </w:p>
    <w:p w:rsidR="00566B5D" w:rsidRPr="00D56618" w:rsidRDefault="00566B5D" w:rsidP="00566B5D">
      <w:pPr>
        <w:pStyle w:val="bildunterschrift"/>
      </w:pPr>
      <w:r w:rsidRPr="00D56618">
        <w:t>Zugriff auf das Datum der letzten Modifikation unter iOS</w:t>
      </w:r>
    </w:p>
    <w:p w:rsidR="00FC6269" w:rsidRPr="0005036E" w:rsidRDefault="00566B5D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566B5D" w:rsidP="00566B5D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var javaFile = new java.io.File(path);</w:t>
      </w:r>
      <w:r w:rsidRPr="0005036E">
        <w:rPr>
          <w:lang w:val="en-US"/>
        </w:rPr>
        <w:br/>
        <w:t>var lastModifiedDate = new Date(javaFile.lastModified());</w:t>
      </w:r>
    </w:p>
    <w:p w:rsidR="00431717" w:rsidRPr="00D56618" w:rsidRDefault="00431717" w:rsidP="00431717">
      <w:pPr>
        <w:pStyle w:val="bildunterschrift"/>
      </w:pPr>
      <w:r w:rsidRPr="00D56618">
        <w:t>Zugriff auf das Datum der letzten Modifikation unter Android</w:t>
      </w:r>
    </w:p>
    <w:p w:rsidR="000F4EC3" w:rsidRPr="00D56618" w:rsidRDefault="007175E3" w:rsidP="00D71CF3">
      <w:pPr>
        <w:pStyle w:val="text"/>
      </w:pPr>
      <w:r w:rsidRPr="00D56618">
        <w:t xml:space="preserve">Das Beste an der gezeigten Syntax ist die Tatsache, dass sowohl  Namespaces, als </w:t>
      </w:r>
      <w:r w:rsidR="00F05431" w:rsidRPr="00D56618">
        <w:t xml:space="preserve">auch </w:t>
      </w:r>
      <w:r w:rsidRPr="00D56618">
        <w:t xml:space="preserve">Attribute und Typen sowie die gesamten Konventionen bei der </w:t>
      </w:r>
      <w:r w:rsidR="00582EA4">
        <w:t>Benennung</w:t>
      </w:r>
      <w:r w:rsidR="00582EA4" w:rsidRPr="00D56618">
        <w:t xml:space="preserve"> </w:t>
      </w:r>
      <w:r w:rsidRPr="00D56618">
        <w:t xml:space="preserve">dem Pendant aus der </w:t>
      </w:r>
      <w:r w:rsidR="00B75546">
        <w:t>Android</w:t>
      </w:r>
      <w:r w:rsidRPr="00D56618">
        <w:t xml:space="preserve">- bzw. </w:t>
      </w:r>
      <w:r w:rsidR="00B75546">
        <w:t>iOS</w:t>
      </w:r>
      <w:r w:rsidR="00F341C3" w:rsidRPr="00D56618">
        <w:t>-Dokumentation</w:t>
      </w:r>
      <w:r w:rsidRPr="00D56618">
        <w:t xml:space="preserve"> entspricht. Dasselbe gilt für Fremd</w:t>
      </w:r>
      <w:r w:rsidRPr="00D56618">
        <w:softHyphen/>
        <w:t xml:space="preserve">bibliotheken. So </w:t>
      </w:r>
      <w:r w:rsidR="009504D7" w:rsidRPr="00D56618">
        <w:t>lässt sich mit geringem Aufwand ein</w:t>
      </w:r>
      <w:r w:rsidRPr="00D56618">
        <w:t xml:space="preserve"> Code-Fragment </w:t>
      </w:r>
      <w:r w:rsidR="009504D7" w:rsidRPr="00D56618">
        <w:t xml:space="preserve">aus den Dokumentationen oder dem Netz </w:t>
      </w:r>
      <w:r w:rsidRPr="00D56618">
        <w:t xml:space="preserve">per </w:t>
      </w:r>
      <w:r w:rsidR="00877E3E" w:rsidRPr="00D56618">
        <w:t xml:space="preserve">Copy-and-Paste </w:t>
      </w:r>
      <w:r w:rsidRPr="00D56618">
        <w:t>zum Laufen bringen.</w:t>
      </w:r>
      <w:r w:rsidR="00610696">
        <w:t xml:space="preserve"> Hinter den Kulissen </w:t>
      </w:r>
      <w:r w:rsidR="00BE2C70">
        <w:t xml:space="preserve">verwendet NativeScript </w:t>
      </w:r>
      <w:r w:rsidR="005F41B8">
        <w:t>„Reflection“</w:t>
      </w:r>
      <w:r w:rsidR="00582EA4">
        <w:t>,</w:t>
      </w:r>
      <w:r w:rsidR="005F41B8">
        <w:t xml:space="preserve"> </w:t>
      </w:r>
      <w:r w:rsidR="00BE2C70">
        <w:t xml:space="preserve">um eine Liste von APIs aufzubauen, die auf der </w:t>
      </w:r>
      <w:r w:rsidR="006D4B41">
        <w:t>aktuellen</w:t>
      </w:r>
      <w:r w:rsidR="00BE2C70">
        <w:t xml:space="preserve"> Plattform zur Verfügung stehen und zum </w:t>
      </w:r>
      <w:r w:rsidR="00BE2C70">
        <w:lastRenderedPageBreak/>
        <w:t xml:space="preserve">globalen </w:t>
      </w:r>
      <w:r w:rsidR="005F41B8" w:rsidRPr="005F41B8">
        <w:t xml:space="preserve">Gültigkeitsbereich </w:t>
      </w:r>
      <w:r w:rsidR="00BE2C70">
        <w:t xml:space="preserve">hinzugefügt werden. Die Details zu der verwendeten Technik </w:t>
      </w:r>
      <w:r w:rsidR="008D46E9">
        <w:t>werden</w:t>
      </w:r>
      <w:r w:rsidR="00BE2C70">
        <w:t xml:space="preserve"> von Telerik in einem ausführlichen Artikel beschrieben [</w:t>
      </w:r>
      <w:r w:rsidR="00BE2C70" w:rsidRPr="00BE2C70">
        <w:rPr>
          <w:rStyle w:val="Hyperlink"/>
        </w:rPr>
        <w:t>http://goo.gl/5c0vcE</w:t>
      </w:r>
      <w:r w:rsidR="00BE2C70">
        <w:t>].</w:t>
      </w:r>
    </w:p>
    <w:p w:rsidR="0085632F" w:rsidRPr="00D56618" w:rsidRDefault="00923D1C" w:rsidP="00923D1C">
      <w:pPr>
        <w:pStyle w:val="headline2"/>
      </w:pPr>
      <w:r w:rsidRPr="00D56618">
        <w:t xml:space="preserve">Styling </w:t>
      </w:r>
    </w:p>
    <w:p w:rsidR="0085632F" w:rsidRPr="00D56618" w:rsidRDefault="00EB4E95" w:rsidP="00D71CF3">
      <w:pPr>
        <w:pStyle w:val="text"/>
      </w:pPr>
      <w:r w:rsidRPr="00D56618">
        <w:t xml:space="preserve">Bei der Gestaltung von Webseiten trennt man Struktur und Design per </w:t>
      </w:r>
      <w:r w:rsidR="00351D76" w:rsidRPr="00351D76">
        <w:t xml:space="preserve">Cascading Style Sheets </w:t>
      </w:r>
      <w:r w:rsidR="00351D76">
        <w:t>(</w:t>
      </w:r>
      <w:r w:rsidRPr="00D56618">
        <w:t>CSS</w:t>
      </w:r>
      <w:r w:rsidR="00351D76">
        <w:t>)</w:t>
      </w:r>
      <w:r w:rsidRPr="00D56618">
        <w:t xml:space="preserve">. Das direkte Styling von Elementen würde viel zu unübersichtlich sein und zu redundanten Deklarationen führen. Ganz ähnlich verhält es sich bei der Gestaltung einer NativeScript-App. </w:t>
      </w:r>
      <w:r w:rsidR="00250D3A" w:rsidRPr="00D56618">
        <w:t xml:space="preserve">Das Framework folgt hierbei den Spezifikationen von CSS und verwendet die bekannte Syntax, </w:t>
      </w:r>
      <w:r w:rsidR="00351D76">
        <w:t>das Prinzip der</w:t>
      </w:r>
      <w:r w:rsidR="00250D3A" w:rsidRPr="00D56618">
        <w:t xml:space="preserve"> kaskadierten Regeln und </w:t>
      </w:r>
      <w:r w:rsidR="00351D76">
        <w:t>eine Auswahl an</w:t>
      </w:r>
      <w:r w:rsidR="00250D3A" w:rsidRPr="00D56618">
        <w:t xml:space="preserve"> Selektoren und Deklarationen. </w:t>
      </w:r>
      <w:r w:rsidRPr="00D56618">
        <w:t xml:space="preserve"> </w:t>
      </w:r>
    </w:p>
    <w:p w:rsidR="0085632F" w:rsidRPr="00D56618" w:rsidRDefault="00AA0794" w:rsidP="00D71CF3">
      <w:pPr>
        <w:pStyle w:val="text"/>
      </w:pPr>
      <w:r w:rsidRPr="00D56618">
        <w:t>Mittels CSS lassen sich einfache Dinge wie Hintergrund</w:t>
      </w:r>
      <w:r w:rsidR="005B09BF" w:rsidRPr="00D56618">
        <w:t>farbe und Schriftgröße bis hin zu komplexen Animationen realisieren.</w:t>
      </w:r>
    </w:p>
    <w:p w:rsidR="00FC6269" w:rsidRPr="0005036E" w:rsidRDefault="00282942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282942" w:rsidRPr="0005036E" w:rsidRDefault="00E44EBF" w:rsidP="00E44EBF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.small-label {</w:t>
      </w:r>
      <w:r w:rsidRPr="0005036E">
        <w:rPr>
          <w:lang w:val="en-US"/>
        </w:rPr>
        <w:br/>
        <w:t xml:space="preserve">  font-size: 20;</w:t>
      </w:r>
      <w:r w:rsidRPr="0005036E">
        <w:rPr>
          <w:lang w:val="en-US"/>
        </w:rPr>
        <w:br/>
        <w:t xml:space="preserve">  color: #284848;</w:t>
      </w:r>
      <w:r w:rsidRPr="0005036E">
        <w:rPr>
          <w:lang w:val="en-US"/>
        </w:rPr>
        <w:br/>
        <w:t xml:space="preserve">  horizontal-align: center;</w:t>
      </w:r>
      <w:r w:rsidRPr="0005036E">
        <w:rPr>
          <w:lang w:val="en-US"/>
        </w:rPr>
        <w:br/>
        <w:t>}</w:t>
      </w:r>
    </w:p>
    <w:p w:rsidR="00282942" w:rsidRPr="00D56618" w:rsidRDefault="00FD65BF" w:rsidP="00282942">
      <w:pPr>
        <w:pStyle w:val="bildunterschrift"/>
      </w:pPr>
      <w:r>
        <w:t xml:space="preserve">Anpassung von </w:t>
      </w:r>
      <w:r w:rsidRPr="00D56618">
        <w:t>Hintergrundfarbe und Schriftgröße</w:t>
      </w:r>
      <w:r w:rsidR="00E44EBF" w:rsidRPr="00D56618">
        <w:t xml:space="preserve"> per CSS</w:t>
      </w:r>
    </w:p>
    <w:p w:rsidR="00FC6269" w:rsidRPr="0005036E" w:rsidRDefault="00105CA0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105CA0" w:rsidRPr="0005036E" w:rsidRDefault="00AA7F72" w:rsidP="00105CA0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.button1:highlighted {</w:t>
      </w:r>
      <w:r w:rsidRPr="0005036E">
        <w:rPr>
          <w:lang w:val="en-US"/>
        </w:rPr>
        <w:br/>
        <w:t xml:space="preserve">  animation-duration: 1s;</w:t>
      </w:r>
      <w:r w:rsidRPr="0005036E">
        <w:rPr>
          <w:lang w:val="en-US"/>
        </w:rPr>
        <w:br/>
        <w:t xml:space="preserve">  animation-name: test;</w:t>
      </w:r>
      <w:r w:rsidRPr="0005036E">
        <w:rPr>
          <w:lang w:val="en-US"/>
        </w:rPr>
        <w:br/>
        <w:t>}</w:t>
      </w:r>
      <w:r w:rsidRPr="0005036E">
        <w:rPr>
          <w:lang w:val="en-US"/>
        </w:rPr>
        <w:br/>
      </w:r>
      <w:r w:rsidR="00105CA0" w:rsidRPr="0005036E">
        <w:rPr>
          <w:lang w:val="en-US"/>
        </w:rPr>
        <w:br/>
        <w:t xml:space="preserve">@keyframes </w:t>
      </w:r>
      <w:r w:rsidRPr="0005036E">
        <w:rPr>
          <w:lang w:val="en-US"/>
        </w:rPr>
        <w:t>test</w:t>
      </w:r>
      <w:r w:rsidR="00105CA0" w:rsidRPr="0005036E">
        <w:rPr>
          <w:lang w:val="en-US"/>
        </w:rPr>
        <w:t xml:space="preserve"> {</w:t>
      </w:r>
      <w:r w:rsidR="00105CA0" w:rsidRPr="0005036E">
        <w:rPr>
          <w:lang w:val="en-US"/>
        </w:rPr>
        <w:br/>
        <w:t xml:space="preserve">  from { transform: none; }</w:t>
      </w:r>
      <w:r w:rsidR="00105CA0" w:rsidRPr="0005036E">
        <w:rPr>
          <w:lang w:val="en-US"/>
        </w:rPr>
        <w:br/>
        <w:t xml:space="preserve">  20% { transform: rotate(45); }</w:t>
      </w:r>
      <w:r w:rsidR="00105CA0" w:rsidRPr="0005036E">
        <w:rPr>
          <w:lang w:val="en-US"/>
        </w:rPr>
        <w:br/>
        <w:t xml:space="preserve">  50% { transform: rotate(50) scale(1.2, 1.2) translate(50, 0); }</w:t>
      </w:r>
      <w:r w:rsidR="00105CA0" w:rsidRPr="0005036E">
        <w:rPr>
          <w:lang w:val="en-US"/>
        </w:rPr>
        <w:br/>
        <w:t xml:space="preserve">  100% { transform: rotate(0) scale(1.5, 1.5) translate(100, 0); }</w:t>
      </w:r>
      <w:r w:rsidR="00105CA0" w:rsidRPr="0005036E">
        <w:rPr>
          <w:lang w:val="en-US"/>
        </w:rPr>
        <w:br/>
        <w:t>}</w:t>
      </w:r>
    </w:p>
    <w:p w:rsidR="00105CA0" w:rsidRPr="0005036E" w:rsidRDefault="008F7294" w:rsidP="00105CA0">
      <w:pPr>
        <w:pStyle w:val="bildunterschrift"/>
      </w:pPr>
      <w:r w:rsidRPr="0005036E">
        <w:t>Eine</w:t>
      </w:r>
      <w:r w:rsidR="004D2A65" w:rsidRPr="0005036E">
        <w:t>n</w:t>
      </w:r>
      <w:r w:rsidRPr="0005036E">
        <w:t xml:space="preserve"> </w:t>
      </w:r>
      <w:r w:rsidR="004345AE" w:rsidRPr="0005036E">
        <w:t xml:space="preserve">Button per </w:t>
      </w:r>
      <w:r w:rsidR="00105CA0" w:rsidRPr="0005036E">
        <w:t>CSS</w:t>
      </w:r>
      <w:r w:rsidR="004345AE" w:rsidRPr="0005036E">
        <w:t xml:space="preserve"> animieren</w:t>
      </w:r>
    </w:p>
    <w:p w:rsidR="00417993" w:rsidRPr="00D56618" w:rsidRDefault="00241392" w:rsidP="00AB12BD">
      <w:pPr>
        <w:pStyle w:val="text"/>
      </w:pPr>
      <w:r>
        <w:t xml:space="preserve">Das Styling per CSS ist bei NativeScript im Vergleich zum Browser jedoch sehr limitiert. </w:t>
      </w:r>
      <w:r w:rsidR="00351D76">
        <w:t xml:space="preserve">Es handelt sich </w:t>
      </w:r>
      <w:r w:rsidR="00D63CDF">
        <w:t>hierbei</w:t>
      </w:r>
      <w:r w:rsidR="00351D76">
        <w:t xml:space="preserve"> um ein</w:t>
      </w:r>
      <w:r w:rsidR="00E245D0">
        <w:t>e</w:t>
      </w:r>
      <w:r w:rsidR="00351D76">
        <w:t xml:space="preserve"> übersichtliche </w:t>
      </w:r>
      <w:r w:rsidR="00AB12BD" w:rsidRPr="00AB12BD">
        <w:t xml:space="preserve">Teilmenge </w:t>
      </w:r>
      <w:r w:rsidR="00413BB4">
        <w:t xml:space="preserve">des </w:t>
      </w:r>
      <w:r w:rsidR="00D63CDF">
        <w:t>bekannte</w:t>
      </w:r>
      <w:r w:rsidR="00E245D0">
        <w:t>n</w:t>
      </w:r>
      <w:r w:rsidR="00D63CDF">
        <w:t xml:space="preserve"> </w:t>
      </w:r>
      <w:r w:rsidR="00351D76">
        <w:t xml:space="preserve">Browser-CSS. </w:t>
      </w:r>
      <w:r w:rsidR="00AA7F72">
        <w:t xml:space="preserve">Dies liegt </w:t>
      </w:r>
      <w:r>
        <w:t>nicht zuletzt</w:t>
      </w:r>
      <w:r w:rsidR="00AA7F72">
        <w:t xml:space="preserve"> </w:t>
      </w:r>
      <w:r w:rsidR="00D242A8">
        <w:t xml:space="preserve">auch </w:t>
      </w:r>
      <w:r w:rsidR="00AA7F72">
        <w:t xml:space="preserve">darin begründet, dass die </w:t>
      </w:r>
      <w:r w:rsidR="00362479">
        <w:t>verfügbaren</w:t>
      </w:r>
      <w:r w:rsidR="00AA7F72">
        <w:t xml:space="preserve"> Eigenschaften der gemeinsame Nenner de</w:t>
      </w:r>
      <w:r w:rsidR="00A14605">
        <w:t>r</w:t>
      </w:r>
      <w:r w:rsidR="00AA7F72">
        <w:t xml:space="preserve"> drei verfügbaren Plattformen </w:t>
      </w:r>
      <w:r w:rsidR="005945DE">
        <w:t>sein müssen</w:t>
      </w:r>
      <w:r w:rsidR="00265A79">
        <w:t>.</w:t>
      </w:r>
    </w:p>
    <w:p w:rsidR="000959CD" w:rsidRDefault="000D4946" w:rsidP="000D4946">
      <w:pPr>
        <w:pStyle w:val="headline2"/>
      </w:pPr>
      <w:r>
        <w:t>Angular 2</w:t>
      </w:r>
    </w:p>
    <w:p w:rsidR="000D4946" w:rsidRDefault="00044087" w:rsidP="00044087">
      <w:pPr>
        <w:pStyle w:val="text"/>
      </w:pPr>
      <w:r>
        <w:t>NativeScript wurde so geschaffen, dass es ein reines JavaScript-Framework ist, welches das User-Interface</w:t>
      </w:r>
      <w:r w:rsidR="00B65432">
        <w:t xml:space="preserve"> </w:t>
      </w:r>
      <w:r w:rsidR="0040311E">
        <w:t xml:space="preserve">per XML </w:t>
      </w:r>
      <w:r w:rsidR="00B65432">
        <w:t>definiert und per CSS formatiert.</w:t>
      </w:r>
      <w:r w:rsidR="00C958E2">
        <w:t xml:space="preserve"> </w:t>
      </w:r>
      <w:r w:rsidR="004F08B8">
        <w:t>Mit Version 1.0 war im Mai</w:t>
      </w:r>
      <w:r w:rsidR="00C958E2">
        <w:t xml:space="preserve"> 2015 die erste Ausgabe für den produktiven Einsatz gestartet. </w:t>
      </w:r>
      <w:r w:rsidR="00B65432">
        <w:t xml:space="preserve"> </w:t>
      </w:r>
    </w:p>
    <w:p w:rsidR="00C73963" w:rsidRPr="00DE0563" w:rsidRDefault="00E01CE1" w:rsidP="00C73963">
      <w:pPr>
        <w:pStyle w:val="bildunterschrift"/>
      </w:pPr>
      <w:r>
        <w:rPr>
          <w:noProof/>
          <w:lang w:eastAsia="de-DE"/>
        </w:rPr>
        <w:lastRenderedPageBreak/>
        <w:drawing>
          <wp:inline distT="0" distB="0" distL="0" distR="0">
            <wp:extent cx="3175000" cy="1060450"/>
            <wp:effectExtent l="0" t="0" r="0" b="6350"/>
            <wp:docPr id="4" name="Bild 4" descr="nativescript-loves-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tivescript-loves-angul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963" w:rsidRPr="00DE0563">
        <w:t>NativeScript loves Angular</w:t>
      </w:r>
    </w:p>
    <w:p w:rsidR="00844AB4" w:rsidRDefault="00DE0563" w:rsidP="00044087">
      <w:pPr>
        <w:pStyle w:val="text"/>
      </w:pPr>
      <w:r>
        <w:t>Etwa z</w:t>
      </w:r>
      <w:r w:rsidRPr="00DE0563">
        <w:t xml:space="preserve">ur </w:t>
      </w:r>
      <w:r>
        <w:t>selben</w:t>
      </w:r>
      <w:r w:rsidRPr="00DE0563">
        <w:t xml:space="preserve"> Zeit nahm </w:t>
      </w:r>
      <w:r>
        <w:t xml:space="preserve">auch die Entwicklung </w:t>
      </w:r>
      <w:r w:rsidR="00413BB4">
        <w:t xml:space="preserve">der </w:t>
      </w:r>
      <w:r>
        <w:t xml:space="preserve">zweiten Version von AngularJS ordentlich Fahrt auf. </w:t>
      </w:r>
      <w:r w:rsidR="007F1078">
        <w:t>Angular 2 wurde als komplette Neuentwicklung konzipiert</w:t>
      </w:r>
      <w:r w:rsidR="00265A79">
        <w:t>.</w:t>
      </w:r>
      <w:r w:rsidR="007F1078">
        <w:t xml:space="preserve"> </w:t>
      </w:r>
      <w:r w:rsidR="00265A79">
        <w:t>I</w:t>
      </w:r>
      <w:r w:rsidR="007F1078">
        <w:t xml:space="preserve">m Gegensatz zum Vorgänger </w:t>
      </w:r>
      <w:r w:rsidR="00FA3D8C">
        <w:t>ist man nicht mehr nur</w:t>
      </w:r>
      <w:r w:rsidR="00265A79">
        <w:t xml:space="preserve"> auf den </w:t>
      </w:r>
      <w:r w:rsidR="007F1078">
        <w:t xml:space="preserve">Browser </w:t>
      </w:r>
      <w:r w:rsidR="00FA3D8C">
        <w:t>festgelegt</w:t>
      </w:r>
      <w:r w:rsidR="007F1078">
        <w:t xml:space="preserve">. Die Architektur von Angular ist </w:t>
      </w:r>
      <w:r w:rsidR="0001739B">
        <w:t xml:space="preserve">darauf ausgelegt, </w:t>
      </w:r>
      <w:r w:rsidR="007F1078">
        <w:t xml:space="preserve">vollkommen unabhängig </w:t>
      </w:r>
      <w:r w:rsidR="0001739B">
        <w:t>von der</w:t>
      </w:r>
      <w:r w:rsidR="007F1078">
        <w:t xml:space="preserve"> eingesetzten Umgebung </w:t>
      </w:r>
      <w:r w:rsidR="0001739B">
        <w:t>zu sein</w:t>
      </w:r>
      <w:r w:rsidR="007F1078">
        <w:t>. Dies ermöglicht es, mit Angular 2 sowohl für Web als auch Desktop und Mobile zu entwickeln</w:t>
      </w:r>
      <w:r w:rsidR="00472BA3">
        <w:t xml:space="preserve"> (siehe hierzu [</w:t>
      </w:r>
      <w:r w:rsidR="00472BA3" w:rsidRPr="00472BA3">
        <w:rPr>
          <w:rStyle w:val="Hyperlink"/>
        </w:rPr>
        <w:t>https://goo.gl/96Opxf</w:t>
      </w:r>
      <w:r w:rsidR="00472BA3">
        <w:t>])</w:t>
      </w:r>
      <w:r w:rsidR="007F1078">
        <w:t>.</w:t>
      </w:r>
      <w:r w:rsidR="00845F82">
        <w:t xml:space="preserve"> </w:t>
      </w:r>
      <w:r w:rsidR="00472BA3">
        <w:t xml:space="preserve">Die Synergien aus beiden Projekten sind offenkundig und so arbeiten die Teams von Telerik und Google seit nun fast einem Jahr zusammen, um </w:t>
      </w:r>
      <w:r w:rsidR="00845F82">
        <w:t xml:space="preserve">eine </w:t>
      </w:r>
      <w:r w:rsidR="00472BA3">
        <w:t xml:space="preserve">nahtlose und stabile Integration zu schaffen. </w:t>
      </w:r>
      <w:r w:rsidR="00845F82">
        <w:t>Dabei ist es eine gute Fügung, das</w:t>
      </w:r>
      <w:r w:rsidR="00413BB4">
        <w:t>s</w:t>
      </w:r>
      <w:r w:rsidR="00845F82">
        <w:t xml:space="preserve"> beide Projekte auf TypeScript setzen.</w:t>
      </w:r>
    </w:p>
    <w:p w:rsidR="00C73963" w:rsidRDefault="00844AB4" w:rsidP="00502DFE">
      <w:pPr>
        <w:pStyle w:val="text"/>
      </w:pPr>
      <w:r>
        <w:t xml:space="preserve">Lassen Sie uns doch einfach als Beispiel </w:t>
      </w:r>
      <w:r w:rsidR="001414BF">
        <w:t xml:space="preserve">einen </w:t>
      </w:r>
      <w:r w:rsidR="00B713CB">
        <w:t>Login</w:t>
      </w:r>
      <w:r>
        <w:t xml:space="preserve">-Screen mit </w:t>
      </w:r>
      <w:r w:rsidR="000A0232">
        <w:t xml:space="preserve">Angular 2 </w:t>
      </w:r>
      <w:r>
        <w:t>umsetzen. Sollten Sie noch nie mit Angular 2</w:t>
      </w:r>
      <w:r w:rsidR="007F1078">
        <w:t xml:space="preserve"> </w:t>
      </w:r>
      <w:r>
        <w:t>in Berührung gekommen sein, wird Ihnen der offizielle „5-Minuten-Schnellstart“ [</w:t>
      </w:r>
      <w:r w:rsidRPr="00D74C7C">
        <w:rPr>
          <w:rStyle w:val="Hyperlink"/>
        </w:rPr>
        <w:t>https://goo.gl/01oMIU</w:t>
      </w:r>
      <w:r w:rsidR="0040311E">
        <w:rPr>
          <w:rStyle w:val="Hyperlink"/>
        </w:rPr>
        <w:t>typ</w:t>
      </w:r>
      <w:r>
        <w:t>] einen guten Überblick verschaffen.</w:t>
      </w:r>
    </w:p>
    <w:p w:rsidR="00502DFE" w:rsidRDefault="00502DFE" w:rsidP="00502DFE">
      <w:pPr>
        <w:pStyle w:val="text"/>
      </w:pPr>
      <w:r>
        <w:t xml:space="preserve">Zunächst benötigen wir eine Klasse mit dem Namen „UserService“, welche die Logik für </w:t>
      </w:r>
      <w:r w:rsidR="001414BF">
        <w:t>die</w:t>
      </w:r>
      <w:r>
        <w:t xml:space="preserve"> </w:t>
      </w:r>
      <w:r w:rsidR="00EA4906">
        <w:t>Anmeldung</w:t>
      </w:r>
      <w:r w:rsidR="00E371FA">
        <w:t xml:space="preserve"> beinhaltet</w:t>
      </w:r>
      <w:r w:rsidR="001414BF">
        <w:t xml:space="preserve"> und die Zugangsdaten zum Backend senden soll</w:t>
      </w:r>
      <w:r w:rsidR="00E371FA">
        <w:t>:</w:t>
      </w:r>
    </w:p>
    <w:p w:rsidR="00E371FA" w:rsidRPr="00FC6269" w:rsidRDefault="00771D8C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>// TypeScript</w:t>
      </w:r>
    </w:p>
    <w:p w:rsidR="00771D8C" w:rsidRPr="00771D8C" w:rsidRDefault="00E371FA" w:rsidP="002A2BCA">
      <w:pPr>
        <w:pStyle w:val="codebox"/>
        <w:ind w:left="0" w:firstLine="0"/>
        <w:rPr>
          <w:lang w:val="en-US"/>
        </w:rPr>
      </w:pPr>
      <w:r w:rsidRPr="00E371FA">
        <w:rPr>
          <w:lang w:val="en-US"/>
        </w:rPr>
        <w:t>import {Injectable} from "angular2/core";</w:t>
      </w:r>
      <w:r>
        <w:rPr>
          <w:lang w:val="en-US"/>
        </w:rPr>
        <w:br/>
      </w:r>
      <w:r>
        <w:rPr>
          <w:lang w:val="en-US"/>
        </w:rPr>
        <w:br/>
      </w:r>
      <w:r w:rsidRPr="00E371FA">
        <w:rPr>
          <w:lang w:val="en-US"/>
        </w:rPr>
        <w:t>@Injectable()</w:t>
      </w:r>
      <w:r>
        <w:rPr>
          <w:lang w:val="en-US"/>
        </w:rPr>
        <w:br/>
      </w:r>
      <w:r w:rsidRPr="00E371FA">
        <w:rPr>
          <w:lang w:val="en-US"/>
        </w:rPr>
        <w:t>export class UserService {</w:t>
      </w:r>
      <w:r>
        <w:rPr>
          <w:lang w:val="en-US"/>
        </w:rPr>
        <w:br/>
      </w:r>
      <w:r w:rsidRPr="00E371FA">
        <w:rPr>
          <w:lang w:val="en-US"/>
        </w:rPr>
        <w:t xml:space="preserve">  </w:t>
      </w:r>
      <w:r w:rsidR="00F4116D">
        <w:rPr>
          <w:lang w:val="en-US"/>
        </w:rPr>
        <w:t>login</w:t>
      </w:r>
      <w:r w:rsidRPr="00E371FA">
        <w:rPr>
          <w:lang w:val="en-US"/>
        </w:rPr>
        <w:t>(userName: String, password: String) {</w:t>
      </w:r>
      <w:r>
        <w:rPr>
          <w:lang w:val="en-US"/>
        </w:rPr>
        <w:br/>
      </w:r>
      <w:r w:rsidRPr="00E371FA">
        <w:rPr>
          <w:lang w:val="en-US"/>
        </w:rPr>
        <w:t xml:space="preserve">    return doSomeMagicHereAndReturnPromise();</w:t>
      </w:r>
      <w:r>
        <w:rPr>
          <w:lang w:val="en-US"/>
        </w:rPr>
        <w:br/>
      </w:r>
      <w:r w:rsidRPr="00E371FA">
        <w:rPr>
          <w:lang w:val="en-US"/>
        </w:rPr>
        <w:t xml:space="preserve">  }</w:t>
      </w:r>
      <w:r>
        <w:rPr>
          <w:lang w:val="en-US"/>
        </w:rPr>
        <w:br/>
      </w:r>
      <w:r w:rsidRPr="00E371FA">
        <w:rPr>
          <w:lang w:val="en-US"/>
        </w:rPr>
        <w:t>}</w:t>
      </w:r>
    </w:p>
    <w:p w:rsidR="00E371FA" w:rsidRPr="00D56618" w:rsidRDefault="001367C2" w:rsidP="00E371FA">
      <w:pPr>
        <w:pStyle w:val="bildunterschrift"/>
      </w:pPr>
      <w:r>
        <w:t>Der UserService</w:t>
      </w:r>
      <w:r w:rsidR="002A2BCA">
        <w:t xml:space="preserve"> kapselt die </w:t>
      </w:r>
      <w:r w:rsidR="008824A7">
        <w:t>eigentliche</w:t>
      </w:r>
      <w:r w:rsidR="002A2BCA">
        <w:t xml:space="preserve"> </w:t>
      </w:r>
      <w:r w:rsidR="003D7C9B">
        <w:t>Login</w:t>
      </w:r>
      <w:r w:rsidR="002A2BCA">
        <w:t>-</w:t>
      </w:r>
      <w:r>
        <w:t>Funktionalität</w:t>
      </w:r>
    </w:p>
    <w:p w:rsidR="00771D8C" w:rsidRDefault="008824A7" w:rsidP="008824A7">
      <w:pPr>
        <w:pStyle w:val="text"/>
      </w:pPr>
      <w:r>
        <w:t xml:space="preserve">Die wichtigsten Grundbausteine in Angular 2 sind Komponenten. Komponenten definieren ganze Seiten, einzelne UI-Elemente </w:t>
      </w:r>
      <w:r w:rsidRPr="008824A7">
        <w:t>und Routen</w:t>
      </w:r>
      <w:r>
        <w:t>. Eine Komponente</w:t>
      </w:r>
      <w:r w:rsidR="00160CEA">
        <w:t xml:space="preserve"> hat immer</w:t>
      </w:r>
      <w:r>
        <w:t xml:space="preserve"> ein Template, welches aber im Falle von NativeScrip</w:t>
      </w:r>
      <w:r w:rsidR="00CA5EB5">
        <w:t>t kein normales HTML beinhaltet. Angular 2 sorgt auch gleich noch per „Dependendy-Injection“ (DI) für die Verdrahtung v</w:t>
      </w:r>
      <w:r w:rsidR="001C5021">
        <w:t xml:space="preserve">on UserService und Komponente, so dass </w:t>
      </w:r>
      <w:r w:rsidR="004F08B8">
        <w:t>wir uns</w:t>
      </w:r>
      <w:r w:rsidR="001C5021">
        <w:t xml:space="preserve"> um die </w:t>
      </w:r>
      <w:r w:rsidR="00F34784">
        <w:t>Initialisierung</w:t>
      </w:r>
      <w:r w:rsidR="001C5021">
        <w:t xml:space="preserve"> des </w:t>
      </w:r>
      <w:r w:rsidR="00CA5EB5">
        <w:t xml:space="preserve"> </w:t>
      </w:r>
      <w:r w:rsidR="001C5021">
        <w:t>UserService</w:t>
      </w:r>
      <w:r w:rsidR="004F08B8">
        <w:t xml:space="preserve"> nicht zu </w:t>
      </w:r>
      <w:r w:rsidR="00A14605">
        <w:t>k</w:t>
      </w:r>
      <w:r w:rsidR="004F08B8">
        <w:t>ümmern brauchen</w:t>
      </w:r>
      <w:r w:rsidR="001C5021">
        <w:t>:</w:t>
      </w:r>
    </w:p>
    <w:p w:rsidR="0046714B" w:rsidRPr="00FC6269" w:rsidRDefault="0046714B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>// TypeScript</w:t>
      </w:r>
    </w:p>
    <w:p w:rsidR="0046714B" w:rsidRPr="00C1243B" w:rsidRDefault="0046714B" w:rsidP="00B16E00">
      <w:pPr>
        <w:pStyle w:val="codebox"/>
        <w:spacing w:after="260"/>
        <w:ind w:left="0" w:firstLine="0"/>
      </w:pPr>
      <w:r w:rsidRPr="0046714B">
        <w:rPr>
          <w:lang w:val="en-US"/>
        </w:rPr>
        <w:lastRenderedPageBreak/>
        <w:t>im</w:t>
      </w:r>
      <w:r w:rsidR="00AF0083">
        <w:rPr>
          <w:lang w:val="en-US"/>
        </w:rPr>
        <w:t>port {UserService} from "./user.</w:t>
      </w:r>
      <w:r w:rsidRPr="0046714B">
        <w:rPr>
          <w:lang w:val="en-US"/>
        </w:rPr>
        <w:t>service";</w:t>
      </w:r>
      <w:r>
        <w:rPr>
          <w:lang w:val="en-US"/>
        </w:rPr>
        <w:br/>
      </w:r>
      <w:r w:rsidRPr="0046714B">
        <w:rPr>
          <w:lang w:val="en-US"/>
        </w:rPr>
        <w:t>@Component({</w:t>
      </w:r>
      <w:r>
        <w:rPr>
          <w:lang w:val="en-US"/>
        </w:rPr>
        <w:br/>
      </w:r>
      <w:r w:rsidRPr="0046714B">
        <w:rPr>
          <w:lang w:val="en-US"/>
        </w:rPr>
        <w:t xml:space="preserve">  selector: "my-app",</w:t>
      </w:r>
      <w:r>
        <w:rPr>
          <w:lang w:val="en-US"/>
        </w:rPr>
        <w:br/>
      </w:r>
      <w:r w:rsidRPr="0046714B">
        <w:rPr>
          <w:lang w:val="en-US"/>
        </w:rPr>
        <w:t xml:space="preserve">  providers: [UserService],</w:t>
      </w:r>
      <w:r>
        <w:rPr>
          <w:lang w:val="en-US"/>
        </w:rPr>
        <w:br/>
      </w:r>
      <w:r w:rsidRPr="0046714B">
        <w:rPr>
          <w:lang w:val="en-US"/>
        </w:rPr>
        <w:t xml:space="preserve">  templateUrl: "pages/</w:t>
      </w:r>
      <w:r w:rsidR="00AF0083">
        <w:rPr>
          <w:lang w:val="en-US"/>
        </w:rPr>
        <w:t>login</w:t>
      </w:r>
      <w:r w:rsidRPr="0046714B">
        <w:rPr>
          <w:lang w:val="en-US"/>
        </w:rPr>
        <w:t>/</w:t>
      </w:r>
      <w:r w:rsidR="00AF0083">
        <w:rPr>
          <w:lang w:val="en-US"/>
        </w:rPr>
        <w:t>login</w:t>
      </w:r>
      <w:r w:rsidRPr="0046714B">
        <w:rPr>
          <w:lang w:val="en-US"/>
        </w:rPr>
        <w:t>.html"</w:t>
      </w:r>
      <w:r>
        <w:rPr>
          <w:lang w:val="en-US"/>
        </w:rPr>
        <w:br/>
      </w:r>
      <w:r w:rsidRPr="0046714B">
        <w:rPr>
          <w:lang w:val="en-US"/>
        </w:rPr>
        <w:t>})</w:t>
      </w:r>
      <w:r>
        <w:rPr>
          <w:lang w:val="en-US"/>
        </w:rPr>
        <w:br/>
      </w:r>
      <w:r w:rsidRPr="0046714B">
        <w:rPr>
          <w:lang w:val="en-US"/>
        </w:rPr>
        <w:t xml:space="preserve">export class </w:t>
      </w:r>
      <w:bookmarkStart w:id="3" w:name="_Hlk449397930"/>
      <w:r w:rsidR="00AF0083">
        <w:rPr>
          <w:lang w:val="en-US"/>
        </w:rPr>
        <w:t>Login</w:t>
      </w:r>
      <w:r w:rsidRPr="0046714B">
        <w:rPr>
          <w:lang w:val="en-US"/>
        </w:rPr>
        <w:t xml:space="preserve">Page </w:t>
      </w:r>
      <w:bookmarkEnd w:id="3"/>
      <w:r w:rsidRPr="0046714B">
        <w:rPr>
          <w:lang w:val="en-US"/>
        </w:rPr>
        <w:t>{</w:t>
      </w:r>
      <w:r>
        <w:rPr>
          <w:lang w:val="en-US"/>
        </w:rPr>
        <w:br/>
      </w:r>
      <w:r w:rsidRPr="0046714B">
        <w:rPr>
          <w:lang w:val="en-US"/>
        </w:rPr>
        <w:t xml:space="preserve">  userName: String;</w:t>
      </w:r>
      <w:r>
        <w:rPr>
          <w:lang w:val="en-US"/>
        </w:rPr>
        <w:br/>
      </w:r>
      <w:r w:rsidRPr="0046714B">
        <w:rPr>
          <w:lang w:val="en-US"/>
        </w:rPr>
        <w:t xml:space="preserve">  password: String;</w:t>
      </w:r>
      <w:r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constructor(private _userService: UserService) {</w:t>
      </w:r>
      <w:r>
        <w:rPr>
          <w:lang w:val="en-US"/>
        </w:rPr>
        <w:br/>
      </w:r>
      <w:r w:rsidRPr="0046714B">
        <w:rPr>
          <w:lang w:val="en-US"/>
        </w:rPr>
        <w:t xml:space="preserve">    this.username = "user@</w:t>
      </w:r>
      <w:r>
        <w:rPr>
          <w:lang w:val="en-US"/>
        </w:rPr>
        <w:t>example</w:t>
      </w:r>
      <w:r w:rsidRPr="0046714B">
        <w:rPr>
          <w:lang w:val="en-US"/>
        </w:rPr>
        <w:t>.org";</w:t>
      </w:r>
      <w:r>
        <w:rPr>
          <w:lang w:val="en-US"/>
        </w:rPr>
        <w:br/>
      </w:r>
      <w:r w:rsidRPr="0046714B">
        <w:rPr>
          <w:lang w:val="en-US"/>
        </w:rPr>
        <w:t xml:space="preserve">    this.password = "password";</w:t>
      </w:r>
      <w:r>
        <w:rPr>
          <w:lang w:val="en-US"/>
        </w:rPr>
        <w:br/>
      </w:r>
      <w:r w:rsidRPr="0046714B">
        <w:rPr>
          <w:lang w:val="en-US"/>
        </w:rPr>
        <w:t xml:space="preserve">  }</w:t>
      </w:r>
      <w:r w:rsidR="00B16E00"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r w:rsidR="00AF0083">
        <w:rPr>
          <w:lang w:val="en-US"/>
        </w:rPr>
        <w:t>login</w:t>
      </w:r>
      <w:r w:rsidRPr="0046714B">
        <w:rPr>
          <w:lang w:val="en-US"/>
        </w:rPr>
        <w:t>() {</w:t>
      </w:r>
      <w:r>
        <w:rPr>
          <w:lang w:val="en-US"/>
        </w:rPr>
        <w:br/>
      </w:r>
      <w:r w:rsidRPr="0046714B">
        <w:rPr>
          <w:lang w:val="en-US"/>
        </w:rPr>
        <w:t xml:space="preserve">    this._userService.</w:t>
      </w:r>
      <w:r w:rsidR="00AF0083">
        <w:rPr>
          <w:lang w:val="en-US"/>
        </w:rPr>
        <w:t>login</w:t>
      </w:r>
      <w:r w:rsidRPr="0046714B">
        <w:rPr>
          <w:lang w:val="en-US"/>
        </w:rPr>
        <w:t>(this.username, this.password)</w:t>
      </w:r>
      <w:r>
        <w:rPr>
          <w:lang w:val="en-US"/>
        </w:rPr>
        <w:br/>
      </w:r>
      <w:r w:rsidRPr="0046714B">
        <w:rPr>
          <w:lang w:val="en-US"/>
        </w:rPr>
        <w:t xml:space="preserve">      .subscribe(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="00160CEA">
        <w:rPr>
          <w:lang w:val="en-US"/>
        </w:rPr>
        <w:t xml:space="preserve">  () =&gt; doSomethingOnSuccessful</w:t>
      </w:r>
      <w:r w:rsidR="00AF0083">
        <w:rPr>
          <w:lang w:val="en-US"/>
        </w:rPr>
        <w:t>Login</w:t>
      </w:r>
      <w:r w:rsidR="00160CEA" w:rsidRPr="0046714B">
        <w:rPr>
          <w:lang w:val="en-US"/>
        </w:rPr>
        <w:t xml:space="preserve"> </w:t>
      </w:r>
      <w:r w:rsidRPr="0046714B">
        <w:rPr>
          <w:lang w:val="en-US"/>
        </w:rPr>
        <w:t>(),</w:t>
      </w:r>
      <w:r>
        <w:rPr>
          <w:lang w:val="en-US"/>
        </w:rPr>
        <w:br/>
      </w:r>
      <w:r w:rsidRPr="0046714B">
        <w:rPr>
          <w:lang w:val="en-US"/>
        </w:rPr>
        <w:t xml:space="preserve">        (error) =&gt; alert("</w:t>
      </w:r>
      <w:r w:rsidR="00332FC8" w:rsidRPr="00332FC8">
        <w:rPr>
          <w:lang w:val="en-US"/>
        </w:rPr>
        <w:t>Unfortunately we could not find your account.</w:t>
      </w:r>
      <w:r w:rsidRPr="0046714B">
        <w:rPr>
          <w:lang w:val="en-US"/>
        </w:rPr>
        <w:t>")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Pr="00C1243B">
        <w:t>);</w:t>
      </w:r>
      <w:r w:rsidRPr="00C1243B">
        <w:br/>
        <w:t xml:space="preserve">  }</w:t>
      </w:r>
      <w:r w:rsidRPr="00C1243B">
        <w:br/>
        <w:t>}</w:t>
      </w:r>
    </w:p>
    <w:p w:rsidR="0072597D" w:rsidRPr="00D56618" w:rsidRDefault="0072597D" w:rsidP="0072597D">
      <w:pPr>
        <w:pStyle w:val="bildunterschrift"/>
      </w:pPr>
      <w:r>
        <w:t xml:space="preserve">Die Komponente </w:t>
      </w:r>
      <w:r w:rsidR="00AF0083">
        <w:t>Login</w:t>
      </w:r>
      <w:r w:rsidR="00DD4C4E" w:rsidRPr="00DD4C4E">
        <w:t>Page</w:t>
      </w:r>
      <w:r w:rsidR="00DD4C4E">
        <w:t xml:space="preserve"> verknüpft die Geschäftslogik mit dem </w:t>
      </w:r>
      <w:r w:rsidR="009C5AD0">
        <w:t>UI</w:t>
      </w:r>
    </w:p>
    <w:p w:rsidR="003E1274" w:rsidRDefault="001367C2" w:rsidP="008824A7">
      <w:pPr>
        <w:pStyle w:val="text"/>
      </w:pPr>
      <w:r w:rsidRPr="001367C2">
        <w:t xml:space="preserve">Die Komponente </w:t>
      </w:r>
      <w:r>
        <w:t>„</w:t>
      </w:r>
      <w:r w:rsidR="00AF0083">
        <w:t>Login</w:t>
      </w:r>
      <w:r>
        <w:t xml:space="preserve">Page“ </w:t>
      </w:r>
      <w:r w:rsidRPr="001367C2">
        <w:t>agiert als Bindeglied zwischen UserService und dem Template</w:t>
      </w:r>
      <w:r>
        <w:t xml:space="preserve">. </w:t>
      </w:r>
      <w:r w:rsidR="003E1274">
        <w:t>Auf die</w:t>
      </w:r>
      <w:r>
        <w:t xml:space="preserve"> Methode „</w:t>
      </w:r>
      <w:r w:rsidR="00AF0083">
        <w:t>login</w:t>
      </w:r>
      <w:r>
        <w:t xml:space="preserve">“ sowie </w:t>
      </w:r>
      <w:r w:rsidR="003E1274">
        <w:t xml:space="preserve">auf </w:t>
      </w:r>
      <w:r>
        <w:t xml:space="preserve">die beiden Eigenschaften „username“ und „passwort“ </w:t>
      </w:r>
      <w:r w:rsidR="003E271F">
        <w:t>können wir</w:t>
      </w:r>
      <w:r w:rsidR="003E1274">
        <w:t xml:space="preserve"> nun</w:t>
      </w:r>
      <w:r>
        <w:t xml:space="preserve"> im Template</w:t>
      </w:r>
      <w:r w:rsidR="003E1274" w:rsidRPr="003E1274">
        <w:t xml:space="preserve"> </w:t>
      </w:r>
      <w:r w:rsidR="003E1274">
        <w:t>zugreifen.</w:t>
      </w:r>
    </w:p>
    <w:p w:rsidR="0046714B" w:rsidRDefault="003E1274" w:rsidP="008824A7">
      <w:pPr>
        <w:pStyle w:val="text"/>
      </w:pPr>
      <w:r>
        <w:t xml:space="preserve">Zum Schluss müssen wir nur noch </w:t>
      </w:r>
      <w:r w:rsidR="00C242BA">
        <w:t>einen</w:t>
      </w:r>
      <w:r w:rsidR="005B721C">
        <w:t xml:space="preserve"> Screen</w:t>
      </w:r>
      <w:r>
        <w:t xml:space="preserve"> im Template definieren. </w:t>
      </w:r>
      <w:r w:rsidR="00323B4C">
        <w:t>Der</w:t>
      </w:r>
      <w:r>
        <w:t xml:space="preserve"> bereits vorgestellte XML</w:t>
      </w:r>
      <w:r w:rsidR="00323B4C">
        <w:t>-Dialekt</w:t>
      </w:r>
      <w:r w:rsidR="008016EB">
        <w:t xml:space="preserve"> zur Definition der Oberfläche</w:t>
      </w:r>
      <w:r>
        <w:t xml:space="preserve"> kommt auch hier zum Einsatz. Die [eckigen] und (runden) Klammern </w:t>
      </w:r>
      <w:r w:rsidR="007B641F">
        <w:t>sind der</w:t>
      </w:r>
      <w:r>
        <w:t xml:space="preserve"> Template-Syntax von Angular 2 </w:t>
      </w:r>
      <w:r w:rsidR="007B641F">
        <w:t>geschuldet</w:t>
      </w:r>
      <w:r>
        <w:t xml:space="preserve">. Es handelt sich um so genannte „Bindings“, welche </w:t>
      </w:r>
      <w:r w:rsidR="00413BB4">
        <w:t>als</w:t>
      </w:r>
      <w:r>
        <w:t xml:space="preserve"> Verknüpfung mit der Komponente dienen. </w:t>
      </w:r>
      <w:r w:rsidR="007B641F">
        <w:t xml:space="preserve">Da die Verwendung dieser Klammern kein valides XML ergeben würde, deklarieren wir das Markup lieber als HTML statt als XML. Praktisch gesehen ergibt sich hieraus aber kein wirklicher Unterschied. </w:t>
      </w:r>
      <w:r w:rsidR="006762C5">
        <w:t xml:space="preserve">Die Bindings hauchen der Oberfläche Leben ein. </w:t>
      </w:r>
      <w:r>
        <w:t>Wird in dem Textfeld die Eingabe geändert, so wird die Änderung sofort in der Komponente publik gemacht.  Ein</w:t>
      </w:r>
      <w:r w:rsidR="00A7582C">
        <w:t>e</w:t>
      </w:r>
      <w:r>
        <w:t xml:space="preserve"> Betätigung des Buttons ruft anschließend die </w:t>
      </w:r>
      <w:r w:rsidR="00AF0083">
        <w:t>Login</w:t>
      </w:r>
      <w:r>
        <w:t>-Methode auf.</w:t>
      </w:r>
    </w:p>
    <w:p w:rsidR="00A7582C" w:rsidRPr="00FC6269" w:rsidRDefault="00FC6269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>&lt;!-- HTML --&gt;</w:t>
      </w:r>
    </w:p>
    <w:p w:rsidR="00A7582C" w:rsidRPr="00A7582C" w:rsidRDefault="00A7582C" w:rsidP="00E725CF">
      <w:pPr>
        <w:pStyle w:val="codebox"/>
        <w:ind w:left="0" w:firstLine="0"/>
        <w:rPr>
          <w:lang w:val="en-US"/>
        </w:rPr>
      </w:pPr>
      <w:r w:rsidRPr="00A7582C">
        <w:rPr>
          <w:lang w:val="en-US"/>
        </w:rPr>
        <w:t>&lt;StackLayout&gt;</w:t>
      </w:r>
      <w:r w:rsidR="009F6A10">
        <w:rPr>
          <w:lang w:val="en-US"/>
        </w:rPr>
        <w:br/>
      </w:r>
      <w:r w:rsidRPr="00A7582C">
        <w:rPr>
          <w:lang w:val="en-US"/>
        </w:rPr>
        <w:t xml:space="preserve">  &lt;Image src="res://logo_</w:t>
      </w:r>
      <w:r w:rsidR="00AF0083">
        <w:rPr>
          <w:lang w:val="en-US"/>
        </w:rPr>
        <w:t>login</w:t>
      </w:r>
      <w:r w:rsidRPr="00A7582C">
        <w:rPr>
          <w:lang w:val="en-US"/>
        </w:rPr>
        <w:t>" stretch="none" horizontalAlignment="center"&gt;&lt;/Image&gt;</w:t>
      </w:r>
      <w:r>
        <w:rPr>
          <w:lang w:val="en-US"/>
        </w:rPr>
        <w:br/>
      </w:r>
      <w:r w:rsidR="00332FC8">
        <w:rPr>
          <w:lang w:val="en-US"/>
        </w:rPr>
        <w:t xml:space="preserve">  &lt;TextField hint="Email</w:t>
      </w:r>
      <w:r w:rsidRPr="00A7582C">
        <w:rPr>
          <w:lang w:val="en-US"/>
        </w:rPr>
        <w:t>" [(ngModel)]="username"&gt;&lt;/TextField&gt;</w:t>
      </w:r>
      <w:r>
        <w:rPr>
          <w:lang w:val="en-US"/>
        </w:rPr>
        <w:br/>
      </w:r>
      <w:r w:rsidRPr="00A7582C">
        <w:rPr>
          <w:lang w:val="en-US"/>
        </w:rPr>
        <w:t xml:space="preserve">  &lt;TextField hint="Password" secure="true" </w:t>
      </w:r>
      <w:r w:rsidRPr="00A7582C">
        <w:rPr>
          <w:lang w:val="en-US"/>
        </w:rPr>
        <w:lastRenderedPageBreak/>
        <w:t>[(ngModel)]="password"&gt;&lt;/TextField&gt;</w:t>
      </w:r>
      <w:r>
        <w:rPr>
          <w:lang w:val="en-US"/>
        </w:rPr>
        <w:br/>
      </w:r>
      <w:r w:rsidRPr="00A7582C">
        <w:rPr>
          <w:lang w:val="en-US"/>
        </w:rPr>
        <w:t xml:space="preserve">  &lt;Button [text]="Sign </w:t>
      </w:r>
      <w:r w:rsidR="00AC1606">
        <w:rPr>
          <w:lang w:val="en-US"/>
        </w:rPr>
        <w:t>up</w:t>
      </w:r>
      <w:r w:rsidRPr="00A7582C">
        <w:rPr>
          <w:lang w:val="en-US"/>
        </w:rPr>
        <w:t>" (tap)="</w:t>
      </w:r>
      <w:r w:rsidR="00AF0083">
        <w:rPr>
          <w:lang w:val="en-US"/>
        </w:rPr>
        <w:t>login</w:t>
      </w:r>
      <w:r w:rsidRPr="00A7582C">
        <w:rPr>
          <w:lang w:val="en-US"/>
        </w:rPr>
        <w:t>()"&gt;&lt;/Button&gt;</w:t>
      </w:r>
      <w:r w:rsidR="00A26680">
        <w:rPr>
          <w:lang w:val="en-US"/>
        </w:rPr>
        <w:br/>
        <w:t xml:space="preserve">  </w:t>
      </w:r>
      <w:r w:rsidR="00A26680" w:rsidRPr="00A26680">
        <w:rPr>
          <w:lang w:val="en-US"/>
        </w:rPr>
        <w:t>&lt;Button [text]="Back to login"&gt;&lt;/Button&gt;</w:t>
      </w:r>
      <w:r>
        <w:rPr>
          <w:lang w:val="en-US"/>
        </w:rPr>
        <w:br/>
      </w:r>
      <w:r w:rsidRPr="00A7582C">
        <w:rPr>
          <w:lang w:val="en-US"/>
        </w:rPr>
        <w:t>&lt;/StackLayout&gt;</w:t>
      </w:r>
    </w:p>
    <w:p w:rsidR="00FC6269" w:rsidRPr="00D56618" w:rsidRDefault="00FC6269" w:rsidP="00FC6269">
      <w:pPr>
        <w:pStyle w:val="bildunterschrift"/>
      </w:pPr>
      <w:r>
        <w:t xml:space="preserve">Die Komponente </w:t>
      </w:r>
      <w:r w:rsidR="00AF0083">
        <w:t>Login</w:t>
      </w:r>
      <w:r w:rsidRPr="00DD4C4E">
        <w:t>Page</w:t>
      </w:r>
      <w:r>
        <w:t xml:space="preserve"> verknüpft die Geschäftslogik mit dem UI</w:t>
      </w:r>
    </w:p>
    <w:p w:rsidR="00302738" w:rsidRDefault="00374305" w:rsidP="008824A7">
      <w:pPr>
        <w:pStyle w:val="text"/>
      </w:pPr>
      <w:r>
        <w:t xml:space="preserve">Nach der Anwendung von </w:t>
      </w:r>
      <w:r w:rsidR="00E239BB">
        <w:t>etwas</w:t>
      </w:r>
      <w:r>
        <w:t xml:space="preserve"> zusätzlichem Styling ergibt sich ein fertiger Dialog. </w:t>
      </w:r>
      <w:r w:rsidR="00CC21D6">
        <w:t>Fertig! Schon steht die erste Seite unserer Anwendung.</w:t>
      </w:r>
    </w:p>
    <w:p w:rsidR="00374305" w:rsidRPr="00D56618" w:rsidRDefault="00E01CE1" w:rsidP="00374305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3365500"/>
            <wp:effectExtent l="0" t="0" r="0" b="12700"/>
            <wp:docPr id="5" name="Bild 5" descr="Login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nScre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305">
        <w:t xml:space="preserve">Die finale </w:t>
      </w:r>
      <w:r w:rsidR="00AF0083">
        <w:t>Login</w:t>
      </w:r>
      <w:r w:rsidR="00374305">
        <w:t xml:space="preserve">-Seite </w:t>
      </w:r>
      <w:r w:rsidR="006828D7">
        <w:t>unter Android und iOS</w:t>
      </w:r>
    </w:p>
    <w:p w:rsidR="000B61BC" w:rsidRDefault="00376CBA" w:rsidP="008824A7">
      <w:pPr>
        <w:pStyle w:val="text"/>
      </w:pPr>
      <w:r>
        <w:t xml:space="preserve">Das </w:t>
      </w:r>
      <w:r w:rsidR="00A56683">
        <w:t xml:space="preserve">hier </w:t>
      </w:r>
      <w:r>
        <w:t xml:space="preserve">gezeigte Beispiel ist ein </w:t>
      </w:r>
      <w:r w:rsidR="000B61BC">
        <w:t xml:space="preserve">angepasster </w:t>
      </w:r>
      <w:r>
        <w:t xml:space="preserve">Ausschnitt aus </w:t>
      </w:r>
      <w:r w:rsidR="00890646">
        <w:t>der offiziellen Demo-App „G</w:t>
      </w:r>
      <w:r w:rsidR="00890646" w:rsidRPr="00890646">
        <w:t>roceries</w:t>
      </w:r>
      <w:r w:rsidR="00890646">
        <w:t>“</w:t>
      </w:r>
      <w:r w:rsidR="000B61BC">
        <w:t>, mit der man eine Einkaufsliste zusammenstellen und teilen kann.</w:t>
      </w:r>
      <w:r w:rsidR="00A56683">
        <w:t xml:space="preserve"> Die App kann einmal mit purem NativeScript [</w:t>
      </w:r>
      <w:r w:rsidR="00A56683" w:rsidRPr="00890646">
        <w:rPr>
          <w:rStyle w:val="Hyperlink"/>
        </w:rPr>
        <w:t>http://goo.gl/Vb9WYE</w:t>
      </w:r>
      <w:r w:rsidR="00A56683">
        <w:t>] und einmal in Kombination mit Angular 2 [</w:t>
      </w:r>
      <w:r w:rsidR="00A56683" w:rsidRPr="00A56683">
        <w:rPr>
          <w:rStyle w:val="Hyperlink"/>
        </w:rPr>
        <w:t>https://goo.gl/hBTDfk</w:t>
      </w:r>
      <w:r w:rsidR="00A56683">
        <w:t xml:space="preserve">] nachprogrammiert werden. Hier wird auch die Installation der notwendigen Abhängigkeiten – vor allem das </w:t>
      </w:r>
      <w:r w:rsidR="00A56683" w:rsidRPr="00A56683">
        <w:t>iOS SDK</w:t>
      </w:r>
      <w:r w:rsidR="00A56683">
        <w:t xml:space="preserve"> und das </w:t>
      </w:r>
      <w:r w:rsidR="00A56683" w:rsidRPr="00A56683">
        <w:t>Android SDK</w:t>
      </w:r>
      <w:r w:rsidR="00A56683">
        <w:t xml:space="preserve"> – </w:t>
      </w:r>
      <w:r w:rsidR="00B75546">
        <w:t xml:space="preserve">detailliert </w:t>
      </w:r>
      <w:r w:rsidR="00A56683">
        <w:t xml:space="preserve">beschrieben. </w:t>
      </w:r>
    </w:p>
    <w:p w:rsidR="00374305" w:rsidRDefault="008811C1" w:rsidP="008811C1">
      <w:pPr>
        <w:pStyle w:val="headline2"/>
      </w:pPr>
      <w:r>
        <w:t>Fazit</w:t>
      </w:r>
    </w:p>
    <w:p w:rsidR="00374305" w:rsidRDefault="00CD6F7F" w:rsidP="008824A7">
      <w:pPr>
        <w:pStyle w:val="text"/>
        <w:pBdr>
          <w:bottom w:val="single" w:sz="6" w:space="1" w:color="auto"/>
        </w:pBdr>
      </w:pPr>
      <w:r>
        <w:t>Der Einstieg in die App-Entwicklung mit NativeScript ist für einen Webentwickler nicht sonderlich schwer. Angular 2 gibt der Anwendung eine solide Architektur vor und sorgt dafür, dass Geschäftslogik und Oberflächenelemente sauber getrennt bleiben. NativeScript wiederrum liefert die Mechanismen, um mit nativen APIs und nativen UI-</w:t>
      </w:r>
      <w:r w:rsidRPr="00D56618">
        <w:t>Elementen</w:t>
      </w:r>
      <w:r>
        <w:t xml:space="preserve"> zu interagieren. </w:t>
      </w:r>
      <w:r w:rsidR="00534DCF">
        <w:t>Man erhält das Beste aus allen Welten: JavaScript bzw. TypeScript als Programmiersprache, Angular 2 als Oberflächenframework und das native Look-and-Feel, welches schlussendlich dem Anwender gefallen wird.</w:t>
      </w:r>
    </w:p>
    <w:p w:rsidR="00F97F67" w:rsidRDefault="00F97F67" w:rsidP="008824A7">
      <w:pPr>
        <w:pStyle w:val="text"/>
        <w:pBdr>
          <w:bottom w:val="single" w:sz="6" w:space="1" w:color="auto"/>
        </w:pBdr>
      </w:pPr>
    </w:p>
    <w:p w:rsidR="00222099" w:rsidRPr="000F1870" w:rsidRDefault="00E8442D" w:rsidP="00222099">
      <w:pPr>
        <w:pStyle w:val="autoreninfos"/>
      </w:pPr>
      <w:r>
        <w:br w:type="page"/>
      </w:r>
      <w:bookmarkStart w:id="4" w:name="_Hlk449461006"/>
      <w:r w:rsidR="00E01CE1">
        <w:rPr>
          <w:noProof/>
          <w:lang w:eastAsia="de-DE"/>
        </w:rPr>
        <w:lastRenderedPageBreak/>
        <w:drawing>
          <wp:inline distT="0" distB="0" distL="0" distR="0">
            <wp:extent cx="3149600" cy="3340100"/>
            <wp:effectExtent l="0" t="0" r="0" b="12700"/>
            <wp:docPr id="6" name="Bild 6" descr="Johannes_Hop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ohannes_Hopp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B54" w:rsidRDefault="006B1B54" w:rsidP="00222099">
      <w:pPr>
        <w:pStyle w:val="autoreninfos"/>
        <w:rPr>
          <w:b/>
        </w:rPr>
      </w:pPr>
    </w:p>
    <w:p w:rsidR="00222099" w:rsidRDefault="00222099" w:rsidP="00222099">
      <w:pPr>
        <w:pStyle w:val="autoreninfos"/>
        <w:rPr>
          <w:ins w:id="5" w:author="Johannes" w:date="2016-04-27T18:33:00Z"/>
        </w:rPr>
      </w:pPr>
      <w:r w:rsidRPr="00E8442D">
        <w:rPr>
          <w:b/>
        </w:rPr>
        <w:t xml:space="preserve">Johannes Hoppe </w:t>
      </w:r>
      <w:r w:rsidRPr="00445609">
        <w:t xml:space="preserve">ist selbstständiger </w:t>
      </w:r>
      <w:r>
        <w:t>IT-Berater, S</w:t>
      </w:r>
      <w:r w:rsidRPr="00445609">
        <w:t>of</w:t>
      </w:r>
      <w:r>
        <w:t xml:space="preserve">twareentwickler und Trainer für .NET </w:t>
      </w:r>
      <w:r w:rsidRPr="00445609">
        <w:t xml:space="preserve">und </w:t>
      </w:r>
      <w:r>
        <w:t>AngularJS</w:t>
      </w:r>
      <w:r w:rsidRPr="00445609">
        <w:t xml:space="preserve">. </w:t>
      </w:r>
      <w:r>
        <w:t xml:space="preserve">Er </w:t>
      </w:r>
      <w:r w:rsidRPr="00445609">
        <w:t xml:space="preserve">ist </w:t>
      </w:r>
      <w:r>
        <w:t>Leiter der .NET User Group Rhein-Neckar und unterrichtet als Lehrbeauftragter der DHBW Mosbach. Johannes</w:t>
      </w:r>
      <w:r w:rsidRPr="00445609">
        <w:t xml:space="preserve"> schreibt über seine</w:t>
      </w:r>
      <w:r>
        <w:t xml:space="preserve"> </w:t>
      </w:r>
      <w:r w:rsidRPr="00445609">
        <w:t>Trainings und Vorträge in seinem Blog (</w:t>
      </w:r>
      <w:hyperlink r:id="rId16" w:history="1">
        <w:r w:rsidRPr="0019735E">
          <w:rPr>
            <w:rStyle w:val="Hyperlink"/>
          </w:rPr>
          <w:t>http://blog.johanneshoppe.de/</w:t>
        </w:r>
      </w:hyperlink>
      <w:r w:rsidRPr="00445609">
        <w:t>)</w:t>
      </w:r>
      <w:r>
        <w:t xml:space="preserve">. Demnächst wird </w:t>
      </w:r>
      <w:r w:rsidRPr="00511A8E">
        <w:t>sein Buch zu Angular 2 beim dpunkt.verlag erscheinen.</w:t>
      </w:r>
    </w:p>
    <w:p w:rsidR="006B1B54" w:rsidRDefault="006B1B54" w:rsidP="00222099">
      <w:pPr>
        <w:pStyle w:val="autoreninfos"/>
        <w:rPr>
          <w:ins w:id="6" w:author="Johannes" w:date="2016-04-27T18:33:00Z"/>
        </w:rPr>
      </w:pPr>
    </w:p>
    <w:p w:rsidR="006B1B54" w:rsidRDefault="00332FC8" w:rsidP="00222099">
      <w:pPr>
        <w:pStyle w:val="autoreninfos"/>
      </w:pPr>
      <w:r>
        <w:t>Twitter-Account: @</w:t>
      </w:r>
      <w:bookmarkStart w:id="7" w:name="_GoBack"/>
      <w:bookmarkEnd w:id="7"/>
      <w:r w:rsidR="006B1B54" w:rsidRPr="006B1B54">
        <w:t>JohannesHoppe</w:t>
      </w:r>
    </w:p>
    <w:p w:rsidR="00222099" w:rsidRDefault="006B1B54" w:rsidP="006B1B54">
      <w:pPr>
        <w:pStyle w:val="autoreninfos"/>
      </w:pPr>
      <w:r>
        <w:br w:type="column"/>
      </w:r>
      <w:r w:rsidR="00E01CE1">
        <w:rPr>
          <w:noProof/>
          <w:lang w:eastAsia="de-DE"/>
        </w:rPr>
        <w:lastRenderedPageBreak/>
        <w:drawing>
          <wp:inline distT="0" distB="0" distL="0" distR="0" wp14:anchorId="202B2351" wp14:editId="31F6941F">
            <wp:extent cx="3143250" cy="3530600"/>
            <wp:effectExtent l="0" t="0" r="6350" b="0"/>
            <wp:docPr id="11" name="Bild 11" descr="Sebastian_Witalec_Teleri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bastian_Witalec_Telerik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70" w:rsidRDefault="000F1870" w:rsidP="00E8442D">
      <w:pPr>
        <w:pStyle w:val="autoreninfos"/>
        <w:rPr>
          <w:b/>
        </w:rPr>
      </w:pPr>
    </w:p>
    <w:p w:rsidR="00E8442D" w:rsidRDefault="00E8442D" w:rsidP="00E8442D">
      <w:pPr>
        <w:pStyle w:val="autoreninfos"/>
      </w:pPr>
      <w:r w:rsidRPr="00E8442D">
        <w:rPr>
          <w:b/>
        </w:rPr>
        <w:t>Sebastian Witalec</w:t>
      </w:r>
      <w:bookmarkEnd w:id="4"/>
      <w:r w:rsidR="00C96346">
        <w:rPr>
          <w:b/>
        </w:rPr>
        <w:t xml:space="preserve"> </w:t>
      </w:r>
      <w:r w:rsidR="00413BB4">
        <w:t xml:space="preserve">ist </w:t>
      </w:r>
      <w:r w:rsidR="003F16AC">
        <w:t xml:space="preserve">Technical Evangelist bei Progress  und hat </w:t>
      </w:r>
      <w:r w:rsidR="004E23B1">
        <w:t xml:space="preserve">über </w:t>
      </w:r>
      <w:r w:rsidR="00E53B11">
        <w:t>acht Jahre</w:t>
      </w:r>
      <w:r w:rsidR="004E23B1">
        <w:t xml:space="preserve"> Erfahrung in </w:t>
      </w:r>
      <w:r w:rsidR="00E53B11">
        <w:t xml:space="preserve">der </w:t>
      </w:r>
      <w:r w:rsidR="004E23B1">
        <w:t>Softwareentwicklung</w:t>
      </w:r>
      <w:r w:rsidR="0047799A">
        <w:t>.</w:t>
      </w:r>
      <w:r w:rsidR="00AB25CA">
        <w:t xml:space="preserve"> Sein Fokus </w:t>
      </w:r>
      <w:r w:rsidR="004E23B1">
        <w:t>liegt</w:t>
      </w:r>
      <w:r w:rsidR="00AB25CA">
        <w:t xml:space="preserve"> </w:t>
      </w:r>
      <w:r w:rsidR="00B40E19">
        <w:t>seit einigen</w:t>
      </w:r>
      <w:r w:rsidR="00AB25CA">
        <w:t xml:space="preserve"> Jahren </w:t>
      </w:r>
      <w:r w:rsidR="004E23B1">
        <w:t>auf der</w:t>
      </w:r>
      <w:r w:rsidR="00AB25CA">
        <w:t xml:space="preserve"> Cross-P</w:t>
      </w:r>
      <w:r w:rsidR="00883D51">
        <w:t>lattform-</w:t>
      </w:r>
      <w:r w:rsidR="00E53B11">
        <w:t>Mobile-</w:t>
      </w:r>
      <w:r w:rsidR="00883D51">
        <w:t>Entwicklung.</w:t>
      </w:r>
      <w:r w:rsidR="00AB25CA">
        <w:t xml:space="preserve"> </w:t>
      </w:r>
      <w:r w:rsidR="00E53B11">
        <w:t>Dadurch lernte</w:t>
      </w:r>
      <w:r w:rsidR="00CF32DC">
        <w:t xml:space="preserve"> er Apache Cordova und Native Script</w:t>
      </w:r>
      <w:r w:rsidR="00E53B11">
        <w:t xml:space="preserve"> kennen</w:t>
      </w:r>
      <w:r w:rsidR="00CF32DC">
        <w:t xml:space="preserve">. </w:t>
      </w:r>
      <w:r w:rsidR="00AB25CA">
        <w:t xml:space="preserve">Er </w:t>
      </w:r>
      <w:r w:rsidR="004E23B1">
        <w:t xml:space="preserve">lebt in </w:t>
      </w:r>
      <w:r w:rsidR="00AB25CA">
        <w:t xml:space="preserve">London </w:t>
      </w:r>
      <w:r w:rsidR="004E23B1">
        <w:t xml:space="preserve">und arbeitet dort </w:t>
      </w:r>
      <w:r w:rsidR="00AB25CA">
        <w:t>eng mit ve</w:t>
      </w:r>
      <w:r w:rsidR="00883D51">
        <w:t>rschiedenen Entwicklercommunity</w:t>
      </w:r>
      <w:r w:rsidR="00AB25CA">
        <w:t>s zusammen.</w:t>
      </w:r>
    </w:p>
    <w:p w:rsidR="000F1870" w:rsidRDefault="000F1870" w:rsidP="00E8442D">
      <w:pPr>
        <w:pStyle w:val="autoreninfos"/>
      </w:pPr>
    </w:p>
    <w:p w:rsidR="006B1B54" w:rsidRDefault="006B1B54" w:rsidP="00E8442D">
      <w:pPr>
        <w:pStyle w:val="autoreninfos"/>
      </w:pPr>
      <w:r>
        <w:t xml:space="preserve">Twitter-Account: </w:t>
      </w:r>
      <w:r w:rsidRPr="006B1B54">
        <w:t>@sebawita</w:t>
      </w:r>
    </w:p>
    <w:p w:rsidR="000F1870" w:rsidRDefault="000F1870" w:rsidP="00E8442D">
      <w:pPr>
        <w:pStyle w:val="autoreninfos"/>
      </w:pPr>
    </w:p>
    <w:p w:rsidR="000F1870" w:rsidRDefault="000F1870" w:rsidP="00E8442D">
      <w:pPr>
        <w:pStyle w:val="autoreninfos"/>
      </w:pPr>
    </w:p>
    <w:p w:rsidR="00F97F67" w:rsidRPr="00E8442D" w:rsidRDefault="00F97F67" w:rsidP="00E8442D">
      <w:pPr>
        <w:pStyle w:val="autoreninfos"/>
        <w:rPr>
          <w:b/>
        </w:rPr>
      </w:pPr>
    </w:p>
    <w:p w:rsidR="00E8442D" w:rsidRPr="00E8442D" w:rsidRDefault="00E8442D" w:rsidP="00E8442D">
      <w:pPr>
        <w:pStyle w:val="autoreninfos"/>
      </w:pPr>
    </w:p>
    <w:sectPr w:rsidR="00E8442D" w:rsidRPr="00E8442D" w:rsidSect="00EB5129">
      <w:type w:val="continuous"/>
      <w:pgSz w:w="11906" w:h="16838" w:code="9"/>
      <w:pgMar w:top="1134" w:right="851" w:bottom="567" w:left="851" w:header="709" w:footer="709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ECB" w:rsidRDefault="00776ECB" w:rsidP="006B45C4">
      <w:pPr>
        <w:spacing w:after="0" w:line="240" w:lineRule="auto"/>
      </w:pPr>
      <w:r>
        <w:separator/>
      </w:r>
    </w:p>
  </w:endnote>
  <w:endnote w:type="continuationSeparator" w:id="0">
    <w:p w:rsidR="00776ECB" w:rsidRDefault="00776ECB" w:rsidP="006B4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PMono_v07 Plain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ECB" w:rsidRDefault="00776ECB" w:rsidP="006B45C4">
      <w:pPr>
        <w:spacing w:after="0" w:line="240" w:lineRule="auto"/>
      </w:pPr>
      <w:r>
        <w:separator/>
      </w:r>
    </w:p>
  </w:footnote>
  <w:footnote w:type="continuationSeparator" w:id="0">
    <w:p w:rsidR="00776ECB" w:rsidRDefault="00776ECB" w:rsidP="006B4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B11" w:rsidRDefault="00E01CE1">
    <w:pPr>
      <w:pStyle w:val="Kopf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570865</wp:posOffset>
              </wp:positionH>
              <wp:positionV relativeFrom="page">
                <wp:posOffset>120650</wp:posOffset>
              </wp:positionV>
              <wp:extent cx="6191885" cy="198120"/>
              <wp:effectExtent l="0" t="6350" r="635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88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rPr>
                              <w:rFonts w:ascii="Arial" w:hAnsi="Arial"/>
                              <w:caps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b/>
                              <w:caps/>
                              <w:szCs w:val="18"/>
                            </w:rPr>
                            <w:t>Screenguide ||</w:t>
                          </w:r>
                          <w:r w:rsidRPr="00ED0E11">
                            <w:rPr>
                              <w:rFonts w:ascii="Arial" w:hAnsi="Arial"/>
                              <w:caps/>
                              <w:szCs w:val="18"/>
                            </w:rPr>
                            <w:t xml:space="preserve"> </w:t>
                          </w:r>
                          <w:r w:rsidRPr="003359A4">
                            <w:rPr>
                              <w:rFonts w:ascii="Arial" w:hAnsi="Arial"/>
                              <w:caps/>
                              <w:szCs w:val="18"/>
                            </w:rPr>
                            <w:t>Mobile Apps mit NativeScript und Angular 2 entwickeln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4.95pt;margin-top:9.5pt;width:487.5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" filled="f" fillcolor="black" stroked="f">
              <v:fill opacity="32896f"/>
              <v:textbox inset="0,1mm,3.5mm,0">
                <w:txbxContent>
                  <w:p w:rsidR="00E53B11" w:rsidRPr="00ED0E11" w:rsidRDefault="00E53B11" w:rsidP="006B45C4">
                    <w:pPr>
                      <w:rPr>
                        <w:rFonts w:ascii="Arial" w:hAnsi="Arial"/>
                        <w:caps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b/>
                        <w:caps/>
                        <w:szCs w:val="18"/>
                      </w:rPr>
                      <w:t>Screenguide ||</w:t>
                    </w:r>
                    <w:r w:rsidRPr="00ED0E11">
                      <w:rPr>
                        <w:rFonts w:ascii="Arial" w:hAnsi="Arial"/>
                        <w:caps/>
                        <w:szCs w:val="18"/>
                      </w:rPr>
                      <w:t xml:space="preserve"> </w:t>
                    </w:r>
                    <w:r w:rsidRPr="003359A4">
                      <w:rPr>
                        <w:rFonts w:ascii="Arial" w:hAnsi="Arial"/>
                        <w:caps/>
                        <w:szCs w:val="18"/>
                      </w:rPr>
                      <w:t>Mobile Apps mit NativeScript und Angular 2 entwickeln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1" layoutInCell="1" allowOverlap="1">
              <wp:simplePos x="0" y="0"/>
              <wp:positionH relativeFrom="page">
                <wp:posOffset>-106680</wp:posOffset>
              </wp:positionH>
              <wp:positionV relativeFrom="page">
                <wp:posOffset>111760</wp:posOffset>
              </wp:positionV>
              <wp:extent cx="513080" cy="19812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98120"/>
                      </a:xfrm>
                      <a:prstGeom prst="rect">
                        <a:avLst/>
                      </a:prstGeom>
                      <a:solidFill>
                        <a:srgbClr val="000000">
                          <a:alpha val="60001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jc w:val="right"/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-8.4pt;margin-top:8.8pt;width:40.4pt;height:15.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" fillcolor="black" stroked="f">
              <v:fill opacity="39321f"/>
              <v:textbox inset="0,1mm,3.5mm,0">
                <w:txbxContent>
                  <w:p w:rsidR="00E53B11" w:rsidRPr="00ED0E11" w:rsidRDefault="00E53B11" w:rsidP="006B45C4">
                    <w:pPr>
                      <w:jc w:val="right"/>
                      <w:rPr>
                        <w:rFonts w:ascii="Arial" w:hAnsi="Arial"/>
                        <w:color w:val="FFFFFF"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color w:val="FFFFFF"/>
                        <w:szCs w:val="18"/>
                      </w:rPr>
                      <w:t>XX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7280E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528E98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FFFFFF81"/>
    <w:multiLevelType w:val="singleLevel"/>
    <w:tmpl w:val="C18825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8FEE3A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989897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>
    <w:nsid w:val="FFFFFF89"/>
    <w:multiLevelType w:val="singleLevel"/>
    <w:tmpl w:val="368E41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32939E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4FF08E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5334DA9"/>
    <w:multiLevelType w:val="hybridMultilevel"/>
    <w:tmpl w:val="21C04C60"/>
    <w:lvl w:ilvl="0" w:tplc="88966216">
      <w:start w:val="1"/>
      <w:numFmt w:val="bullet"/>
      <w:pStyle w:val="list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D7489"/>
    <w:multiLevelType w:val="multilevel"/>
    <w:tmpl w:val="0407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0">
    <w:nsid w:val="5F127E4C"/>
    <w:multiLevelType w:val="hybridMultilevel"/>
    <w:tmpl w:val="20409182"/>
    <w:lvl w:ilvl="0" w:tplc="ED5A2E9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D3"/>
    <w:rsid w:val="0001092F"/>
    <w:rsid w:val="0001739B"/>
    <w:rsid w:val="00021A48"/>
    <w:rsid w:val="0003683D"/>
    <w:rsid w:val="00044087"/>
    <w:rsid w:val="0005036E"/>
    <w:rsid w:val="0006580E"/>
    <w:rsid w:val="00077109"/>
    <w:rsid w:val="00077AE6"/>
    <w:rsid w:val="00084139"/>
    <w:rsid w:val="000959CD"/>
    <w:rsid w:val="000A0232"/>
    <w:rsid w:val="000A1262"/>
    <w:rsid w:val="000A5EC6"/>
    <w:rsid w:val="000A66C0"/>
    <w:rsid w:val="000B61BC"/>
    <w:rsid w:val="000C3C33"/>
    <w:rsid w:val="000D4946"/>
    <w:rsid w:val="000E71BF"/>
    <w:rsid w:val="000F0592"/>
    <w:rsid w:val="000F1870"/>
    <w:rsid w:val="000F4853"/>
    <w:rsid w:val="000F4EC3"/>
    <w:rsid w:val="000F5007"/>
    <w:rsid w:val="000F73A0"/>
    <w:rsid w:val="000F7EAB"/>
    <w:rsid w:val="00105CA0"/>
    <w:rsid w:val="00121CEA"/>
    <w:rsid w:val="00121D22"/>
    <w:rsid w:val="00127709"/>
    <w:rsid w:val="001367C2"/>
    <w:rsid w:val="001414BF"/>
    <w:rsid w:val="00141C02"/>
    <w:rsid w:val="0014318D"/>
    <w:rsid w:val="00152690"/>
    <w:rsid w:val="00152D53"/>
    <w:rsid w:val="00160CEA"/>
    <w:rsid w:val="00162B65"/>
    <w:rsid w:val="00165219"/>
    <w:rsid w:val="001707C3"/>
    <w:rsid w:val="00176E19"/>
    <w:rsid w:val="001856B8"/>
    <w:rsid w:val="001922AC"/>
    <w:rsid w:val="00194C71"/>
    <w:rsid w:val="001A2B21"/>
    <w:rsid w:val="001A4D9C"/>
    <w:rsid w:val="001B607F"/>
    <w:rsid w:val="001B7499"/>
    <w:rsid w:val="001B7D1F"/>
    <w:rsid w:val="001C5021"/>
    <w:rsid w:val="001D0A37"/>
    <w:rsid w:val="00203A81"/>
    <w:rsid w:val="002051D2"/>
    <w:rsid w:val="002070D5"/>
    <w:rsid w:val="002135D8"/>
    <w:rsid w:val="00213D2E"/>
    <w:rsid w:val="00217CFC"/>
    <w:rsid w:val="00222099"/>
    <w:rsid w:val="00241392"/>
    <w:rsid w:val="002459F3"/>
    <w:rsid w:val="00250D3A"/>
    <w:rsid w:val="00257CD6"/>
    <w:rsid w:val="002623A3"/>
    <w:rsid w:val="00265A79"/>
    <w:rsid w:val="00270189"/>
    <w:rsid w:val="00272D57"/>
    <w:rsid w:val="00282942"/>
    <w:rsid w:val="00283309"/>
    <w:rsid w:val="00294F1F"/>
    <w:rsid w:val="002A2BCA"/>
    <w:rsid w:val="002B1742"/>
    <w:rsid w:val="002B219D"/>
    <w:rsid w:val="002B5C06"/>
    <w:rsid w:val="002C37AB"/>
    <w:rsid w:val="002D36ED"/>
    <w:rsid w:val="002E450F"/>
    <w:rsid w:val="002E686E"/>
    <w:rsid w:val="002F0103"/>
    <w:rsid w:val="002F57D0"/>
    <w:rsid w:val="00302738"/>
    <w:rsid w:val="00305544"/>
    <w:rsid w:val="00306702"/>
    <w:rsid w:val="00310163"/>
    <w:rsid w:val="00323B4C"/>
    <w:rsid w:val="00332FC8"/>
    <w:rsid w:val="0033380C"/>
    <w:rsid w:val="0033596A"/>
    <w:rsid w:val="003359A4"/>
    <w:rsid w:val="00340C2F"/>
    <w:rsid w:val="0034411E"/>
    <w:rsid w:val="00351D76"/>
    <w:rsid w:val="0035632F"/>
    <w:rsid w:val="003571BA"/>
    <w:rsid w:val="00362479"/>
    <w:rsid w:val="00370168"/>
    <w:rsid w:val="00373A1B"/>
    <w:rsid w:val="00374305"/>
    <w:rsid w:val="0037678A"/>
    <w:rsid w:val="00376CBA"/>
    <w:rsid w:val="00386407"/>
    <w:rsid w:val="00391B59"/>
    <w:rsid w:val="003977A0"/>
    <w:rsid w:val="003A072A"/>
    <w:rsid w:val="003A4B9C"/>
    <w:rsid w:val="003A5C4A"/>
    <w:rsid w:val="003C2289"/>
    <w:rsid w:val="003C3DD2"/>
    <w:rsid w:val="003D7C9B"/>
    <w:rsid w:val="003E1274"/>
    <w:rsid w:val="003E271F"/>
    <w:rsid w:val="003E3159"/>
    <w:rsid w:val="003E6D61"/>
    <w:rsid w:val="003F0943"/>
    <w:rsid w:val="003F16AC"/>
    <w:rsid w:val="003F41AE"/>
    <w:rsid w:val="0040311E"/>
    <w:rsid w:val="00413BB4"/>
    <w:rsid w:val="00417993"/>
    <w:rsid w:val="004250A3"/>
    <w:rsid w:val="00426C3A"/>
    <w:rsid w:val="00431717"/>
    <w:rsid w:val="004323A2"/>
    <w:rsid w:val="004345AE"/>
    <w:rsid w:val="0044063E"/>
    <w:rsid w:val="00446FF5"/>
    <w:rsid w:val="00452C93"/>
    <w:rsid w:val="0045379A"/>
    <w:rsid w:val="0045551B"/>
    <w:rsid w:val="004564F7"/>
    <w:rsid w:val="0046714B"/>
    <w:rsid w:val="00472BA3"/>
    <w:rsid w:val="0047799A"/>
    <w:rsid w:val="0048044D"/>
    <w:rsid w:val="004A6625"/>
    <w:rsid w:val="004A6A7C"/>
    <w:rsid w:val="004A6BA3"/>
    <w:rsid w:val="004A6FE1"/>
    <w:rsid w:val="004B197F"/>
    <w:rsid w:val="004B3691"/>
    <w:rsid w:val="004C0120"/>
    <w:rsid w:val="004C065D"/>
    <w:rsid w:val="004D2A65"/>
    <w:rsid w:val="004D3DC0"/>
    <w:rsid w:val="004D46A7"/>
    <w:rsid w:val="004E23B1"/>
    <w:rsid w:val="004F08B8"/>
    <w:rsid w:val="0050298D"/>
    <w:rsid w:val="00502DFE"/>
    <w:rsid w:val="00525F24"/>
    <w:rsid w:val="00534DCF"/>
    <w:rsid w:val="0054475E"/>
    <w:rsid w:val="00552264"/>
    <w:rsid w:val="00554E03"/>
    <w:rsid w:val="005615E4"/>
    <w:rsid w:val="00565DB7"/>
    <w:rsid w:val="00566B5D"/>
    <w:rsid w:val="005673E6"/>
    <w:rsid w:val="00582EA4"/>
    <w:rsid w:val="00591780"/>
    <w:rsid w:val="005945DE"/>
    <w:rsid w:val="005A620A"/>
    <w:rsid w:val="005B09BF"/>
    <w:rsid w:val="005B124F"/>
    <w:rsid w:val="005B60CA"/>
    <w:rsid w:val="005B721C"/>
    <w:rsid w:val="005C3377"/>
    <w:rsid w:val="005C53D7"/>
    <w:rsid w:val="005C601E"/>
    <w:rsid w:val="005D701F"/>
    <w:rsid w:val="005E2CC0"/>
    <w:rsid w:val="005E6019"/>
    <w:rsid w:val="005F41B8"/>
    <w:rsid w:val="00610696"/>
    <w:rsid w:val="0061317A"/>
    <w:rsid w:val="00613AE9"/>
    <w:rsid w:val="00614028"/>
    <w:rsid w:val="0062006D"/>
    <w:rsid w:val="00622F0B"/>
    <w:rsid w:val="00624F4C"/>
    <w:rsid w:val="006379FC"/>
    <w:rsid w:val="00656AAC"/>
    <w:rsid w:val="00657375"/>
    <w:rsid w:val="0066210E"/>
    <w:rsid w:val="00665FD9"/>
    <w:rsid w:val="00674F1C"/>
    <w:rsid w:val="006762C5"/>
    <w:rsid w:val="00680B32"/>
    <w:rsid w:val="006828D7"/>
    <w:rsid w:val="00683D18"/>
    <w:rsid w:val="00684032"/>
    <w:rsid w:val="00687092"/>
    <w:rsid w:val="00694BEE"/>
    <w:rsid w:val="0069516A"/>
    <w:rsid w:val="00696B22"/>
    <w:rsid w:val="006A000D"/>
    <w:rsid w:val="006B1B54"/>
    <w:rsid w:val="006B45C4"/>
    <w:rsid w:val="006B5BED"/>
    <w:rsid w:val="006C0D91"/>
    <w:rsid w:val="006D4B41"/>
    <w:rsid w:val="006E2C0B"/>
    <w:rsid w:val="007040BB"/>
    <w:rsid w:val="007130E8"/>
    <w:rsid w:val="00714DF4"/>
    <w:rsid w:val="007175E3"/>
    <w:rsid w:val="0072597D"/>
    <w:rsid w:val="00732A8F"/>
    <w:rsid w:val="007420E1"/>
    <w:rsid w:val="00744FAD"/>
    <w:rsid w:val="007504A9"/>
    <w:rsid w:val="007519CA"/>
    <w:rsid w:val="00756310"/>
    <w:rsid w:val="00765FFD"/>
    <w:rsid w:val="00771D8C"/>
    <w:rsid w:val="00776ECB"/>
    <w:rsid w:val="00780316"/>
    <w:rsid w:val="00781897"/>
    <w:rsid w:val="0078214B"/>
    <w:rsid w:val="007840E3"/>
    <w:rsid w:val="00786CFC"/>
    <w:rsid w:val="00787F8F"/>
    <w:rsid w:val="0079350C"/>
    <w:rsid w:val="0079388E"/>
    <w:rsid w:val="00794084"/>
    <w:rsid w:val="007A7EC6"/>
    <w:rsid w:val="007B1534"/>
    <w:rsid w:val="007B163D"/>
    <w:rsid w:val="007B641F"/>
    <w:rsid w:val="007C3BB7"/>
    <w:rsid w:val="007E3570"/>
    <w:rsid w:val="007E36CF"/>
    <w:rsid w:val="007E7A86"/>
    <w:rsid w:val="007F0813"/>
    <w:rsid w:val="007F1078"/>
    <w:rsid w:val="007F477A"/>
    <w:rsid w:val="007F5BB8"/>
    <w:rsid w:val="008016EB"/>
    <w:rsid w:val="00801A67"/>
    <w:rsid w:val="00801DB3"/>
    <w:rsid w:val="00802A34"/>
    <w:rsid w:val="0081103E"/>
    <w:rsid w:val="00821379"/>
    <w:rsid w:val="008236DC"/>
    <w:rsid w:val="008263BF"/>
    <w:rsid w:val="00844AB4"/>
    <w:rsid w:val="00845EDC"/>
    <w:rsid w:val="00845F82"/>
    <w:rsid w:val="00846C12"/>
    <w:rsid w:val="00850300"/>
    <w:rsid w:val="008515DC"/>
    <w:rsid w:val="0085632F"/>
    <w:rsid w:val="0086645F"/>
    <w:rsid w:val="0087150F"/>
    <w:rsid w:val="008727EE"/>
    <w:rsid w:val="00877E3E"/>
    <w:rsid w:val="008811C1"/>
    <w:rsid w:val="008820D4"/>
    <w:rsid w:val="008824A7"/>
    <w:rsid w:val="008836D0"/>
    <w:rsid w:val="00883D51"/>
    <w:rsid w:val="00890646"/>
    <w:rsid w:val="00895A0D"/>
    <w:rsid w:val="008A3D60"/>
    <w:rsid w:val="008A6972"/>
    <w:rsid w:val="008B2251"/>
    <w:rsid w:val="008C15E2"/>
    <w:rsid w:val="008D28D8"/>
    <w:rsid w:val="008D4488"/>
    <w:rsid w:val="008D46E9"/>
    <w:rsid w:val="008D5D5B"/>
    <w:rsid w:val="008E694A"/>
    <w:rsid w:val="008F2E22"/>
    <w:rsid w:val="008F7294"/>
    <w:rsid w:val="00912BD0"/>
    <w:rsid w:val="00923D1C"/>
    <w:rsid w:val="00941748"/>
    <w:rsid w:val="009445CD"/>
    <w:rsid w:val="009504D7"/>
    <w:rsid w:val="00951B11"/>
    <w:rsid w:val="009549B6"/>
    <w:rsid w:val="009646FF"/>
    <w:rsid w:val="00975CC6"/>
    <w:rsid w:val="00976124"/>
    <w:rsid w:val="009811F9"/>
    <w:rsid w:val="00985E6E"/>
    <w:rsid w:val="00991AF7"/>
    <w:rsid w:val="009A4210"/>
    <w:rsid w:val="009B1512"/>
    <w:rsid w:val="009B5263"/>
    <w:rsid w:val="009C3B96"/>
    <w:rsid w:val="009C5AD0"/>
    <w:rsid w:val="009C7755"/>
    <w:rsid w:val="009C7A8E"/>
    <w:rsid w:val="009D0411"/>
    <w:rsid w:val="009D5B52"/>
    <w:rsid w:val="009E27A4"/>
    <w:rsid w:val="009E2832"/>
    <w:rsid w:val="009F6A10"/>
    <w:rsid w:val="00A008B9"/>
    <w:rsid w:val="00A136DF"/>
    <w:rsid w:val="00A137AA"/>
    <w:rsid w:val="00A14605"/>
    <w:rsid w:val="00A26680"/>
    <w:rsid w:val="00A34EB8"/>
    <w:rsid w:val="00A40F84"/>
    <w:rsid w:val="00A56683"/>
    <w:rsid w:val="00A60DE2"/>
    <w:rsid w:val="00A72517"/>
    <w:rsid w:val="00A7582C"/>
    <w:rsid w:val="00A77CB8"/>
    <w:rsid w:val="00A8277D"/>
    <w:rsid w:val="00A83ABF"/>
    <w:rsid w:val="00A9747B"/>
    <w:rsid w:val="00AA0794"/>
    <w:rsid w:val="00AA7F72"/>
    <w:rsid w:val="00AB0159"/>
    <w:rsid w:val="00AB12BD"/>
    <w:rsid w:val="00AB25CA"/>
    <w:rsid w:val="00AB58A4"/>
    <w:rsid w:val="00AC1606"/>
    <w:rsid w:val="00AD6003"/>
    <w:rsid w:val="00AE1C8C"/>
    <w:rsid w:val="00AE2336"/>
    <w:rsid w:val="00AE2E3E"/>
    <w:rsid w:val="00AE4C83"/>
    <w:rsid w:val="00AF0083"/>
    <w:rsid w:val="00B123CD"/>
    <w:rsid w:val="00B138FB"/>
    <w:rsid w:val="00B147D2"/>
    <w:rsid w:val="00B149D0"/>
    <w:rsid w:val="00B16E00"/>
    <w:rsid w:val="00B17688"/>
    <w:rsid w:val="00B33DBE"/>
    <w:rsid w:val="00B40E19"/>
    <w:rsid w:val="00B42426"/>
    <w:rsid w:val="00B44C5A"/>
    <w:rsid w:val="00B62212"/>
    <w:rsid w:val="00B65432"/>
    <w:rsid w:val="00B66E0E"/>
    <w:rsid w:val="00B713CB"/>
    <w:rsid w:val="00B75546"/>
    <w:rsid w:val="00B842B3"/>
    <w:rsid w:val="00B9717E"/>
    <w:rsid w:val="00BA0570"/>
    <w:rsid w:val="00BA1510"/>
    <w:rsid w:val="00BA1CB9"/>
    <w:rsid w:val="00BA50DF"/>
    <w:rsid w:val="00BA625F"/>
    <w:rsid w:val="00BB2A41"/>
    <w:rsid w:val="00BB503B"/>
    <w:rsid w:val="00BC05E9"/>
    <w:rsid w:val="00BD07A2"/>
    <w:rsid w:val="00BE2C70"/>
    <w:rsid w:val="00BE6555"/>
    <w:rsid w:val="00BF6444"/>
    <w:rsid w:val="00C1243B"/>
    <w:rsid w:val="00C23116"/>
    <w:rsid w:val="00C234E1"/>
    <w:rsid w:val="00C242BA"/>
    <w:rsid w:val="00C41035"/>
    <w:rsid w:val="00C42DCC"/>
    <w:rsid w:val="00C51655"/>
    <w:rsid w:val="00C55FDD"/>
    <w:rsid w:val="00C73963"/>
    <w:rsid w:val="00C74ED3"/>
    <w:rsid w:val="00C82B3B"/>
    <w:rsid w:val="00C83CA1"/>
    <w:rsid w:val="00C93CF0"/>
    <w:rsid w:val="00C958E2"/>
    <w:rsid w:val="00C96346"/>
    <w:rsid w:val="00CA019F"/>
    <w:rsid w:val="00CA4D49"/>
    <w:rsid w:val="00CA5EB5"/>
    <w:rsid w:val="00CB62A7"/>
    <w:rsid w:val="00CB669E"/>
    <w:rsid w:val="00CB71DF"/>
    <w:rsid w:val="00CC21D6"/>
    <w:rsid w:val="00CD6F7F"/>
    <w:rsid w:val="00CD7F98"/>
    <w:rsid w:val="00CE2277"/>
    <w:rsid w:val="00CE22A9"/>
    <w:rsid w:val="00CE4427"/>
    <w:rsid w:val="00CF2EDF"/>
    <w:rsid w:val="00CF32DC"/>
    <w:rsid w:val="00CF3F42"/>
    <w:rsid w:val="00D00401"/>
    <w:rsid w:val="00D0391D"/>
    <w:rsid w:val="00D0411E"/>
    <w:rsid w:val="00D04C00"/>
    <w:rsid w:val="00D158A4"/>
    <w:rsid w:val="00D242A8"/>
    <w:rsid w:val="00D33117"/>
    <w:rsid w:val="00D350C2"/>
    <w:rsid w:val="00D413E2"/>
    <w:rsid w:val="00D5516E"/>
    <w:rsid w:val="00D55A01"/>
    <w:rsid w:val="00D56618"/>
    <w:rsid w:val="00D63CDF"/>
    <w:rsid w:val="00D71CF3"/>
    <w:rsid w:val="00D7378A"/>
    <w:rsid w:val="00D74C7C"/>
    <w:rsid w:val="00D879A9"/>
    <w:rsid w:val="00D92F0A"/>
    <w:rsid w:val="00D93C5A"/>
    <w:rsid w:val="00D951BA"/>
    <w:rsid w:val="00D9618A"/>
    <w:rsid w:val="00D966B4"/>
    <w:rsid w:val="00DB5A6F"/>
    <w:rsid w:val="00DB70FA"/>
    <w:rsid w:val="00DC077F"/>
    <w:rsid w:val="00DC4B12"/>
    <w:rsid w:val="00DD4C4E"/>
    <w:rsid w:val="00DE0563"/>
    <w:rsid w:val="00DE210F"/>
    <w:rsid w:val="00DF267A"/>
    <w:rsid w:val="00E01CE1"/>
    <w:rsid w:val="00E040DE"/>
    <w:rsid w:val="00E0482F"/>
    <w:rsid w:val="00E06B7F"/>
    <w:rsid w:val="00E13BD1"/>
    <w:rsid w:val="00E23545"/>
    <w:rsid w:val="00E239BB"/>
    <w:rsid w:val="00E245D0"/>
    <w:rsid w:val="00E371FA"/>
    <w:rsid w:val="00E41508"/>
    <w:rsid w:val="00E44EBF"/>
    <w:rsid w:val="00E46B52"/>
    <w:rsid w:val="00E53B11"/>
    <w:rsid w:val="00E6283D"/>
    <w:rsid w:val="00E66810"/>
    <w:rsid w:val="00E725CF"/>
    <w:rsid w:val="00E74EAC"/>
    <w:rsid w:val="00E75114"/>
    <w:rsid w:val="00E75B0C"/>
    <w:rsid w:val="00E8442D"/>
    <w:rsid w:val="00E8552B"/>
    <w:rsid w:val="00E96ED6"/>
    <w:rsid w:val="00EA4903"/>
    <w:rsid w:val="00EA4906"/>
    <w:rsid w:val="00EA5561"/>
    <w:rsid w:val="00EA74AA"/>
    <w:rsid w:val="00EB25C2"/>
    <w:rsid w:val="00EB4E95"/>
    <w:rsid w:val="00EB5129"/>
    <w:rsid w:val="00ED0E11"/>
    <w:rsid w:val="00ED46FC"/>
    <w:rsid w:val="00EE1CAA"/>
    <w:rsid w:val="00EF5618"/>
    <w:rsid w:val="00EF73DC"/>
    <w:rsid w:val="00F027D2"/>
    <w:rsid w:val="00F03316"/>
    <w:rsid w:val="00F04EAF"/>
    <w:rsid w:val="00F05431"/>
    <w:rsid w:val="00F05EC2"/>
    <w:rsid w:val="00F33052"/>
    <w:rsid w:val="00F341C3"/>
    <w:rsid w:val="00F343C9"/>
    <w:rsid w:val="00F34784"/>
    <w:rsid w:val="00F36350"/>
    <w:rsid w:val="00F403C3"/>
    <w:rsid w:val="00F4116D"/>
    <w:rsid w:val="00F75DF2"/>
    <w:rsid w:val="00F77035"/>
    <w:rsid w:val="00F8555E"/>
    <w:rsid w:val="00F96A40"/>
    <w:rsid w:val="00F97F67"/>
    <w:rsid w:val="00FA3D8C"/>
    <w:rsid w:val="00FA45FE"/>
    <w:rsid w:val="00FA5F36"/>
    <w:rsid w:val="00FB7F68"/>
    <w:rsid w:val="00FC2378"/>
    <w:rsid w:val="00FC6269"/>
    <w:rsid w:val="00FC7F74"/>
    <w:rsid w:val="00FD65BF"/>
    <w:rsid w:val="00FD7CB1"/>
    <w:rsid w:val="00FE31D9"/>
    <w:rsid w:val="00FE6841"/>
    <w:rsid w:val="00FE686B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blog.johanneshoppe.d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F6FD7-438E-4498-8B2E-0C6815E63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2651</Words>
  <Characters>16704</Characters>
  <Application>Microsoft Office Word</Application>
  <DocSecurity>0</DocSecurity>
  <Lines>139</Lines>
  <Paragraphs>38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SCREENGUIDE Publishing</Company>
  <LinksUpToDate>false</LinksUpToDate>
  <CharactersWithSpaces>19317</CharactersWithSpaces>
  <SharedDoc>false</SharedDoc>
  <HLinks>
    <vt:vector size="6" baseType="variant">
      <vt:variant>
        <vt:i4>5177362</vt:i4>
      </vt:variant>
      <vt:variant>
        <vt:i4>0</vt:i4>
      </vt:variant>
      <vt:variant>
        <vt:i4>0</vt:i4>
      </vt:variant>
      <vt:variant>
        <vt:i4>5</vt:i4>
      </vt:variant>
      <vt:variant>
        <vt:lpwstr>http://blog.johanneshoppe.de/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Autorenvorlage für SCREENGUIDE</dc:subject>
  <dc:creator>Andrea G.</dc:creator>
  <cp:keywords/>
  <cp:lastModifiedBy>Johannes</cp:lastModifiedBy>
  <cp:revision>12</cp:revision>
  <cp:lastPrinted>2011-12-16T12:11:00Z</cp:lastPrinted>
  <dcterms:created xsi:type="dcterms:W3CDTF">2016-04-27T14:33:00Z</dcterms:created>
  <dcterms:modified xsi:type="dcterms:W3CDTF">2016-04-27T16:55:00Z</dcterms:modified>
</cp:coreProperties>
</file>